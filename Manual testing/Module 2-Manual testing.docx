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348C" w14:textId="77777777" w:rsidR="00354BEE" w:rsidRDefault="00354BEE" w:rsidP="00354BEE">
      <w:pPr>
        <w:pStyle w:val="Title"/>
        <w:rPr>
          <w:b/>
          <w:bCs/>
          <w:color w:val="000000" w:themeColor="text1"/>
          <w:sz w:val="32"/>
          <w:szCs w:val="32"/>
        </w:rPr>
      </w:pPr>
      <w:r w:rsidRPr="00354BEE">
        <w:rPr>
          <w:sz w:val="72"/>
          <w:szCs w:val="72"/>
        </w:rPr>
        <w:t xml:space="preserve">      </w:t>
      </w:r>
      <w:r w:rsidRPr="00354BEE">
        <w:rPr>
          <w:b/>
          <w:bCs/>
          <w:color w:val="0070C0"/>
          <w:sz w:val="72"/>
          <w:szCs w:val="72"/>
          <w:u w:val="double"/>
        </w:rPr>
        <w:t>Module 2: Manual Testing</w:t>
      </w:r>
      <w:r>
        <w:rPr>
          <w:b/>
          <w:bCs/>
          <w:color w:val="0070C0"/>
          <w:sz w:val="72"/>
          <w:szCs w:val="72"/>
          <w:u w:val="double"/>
        </w:rPr>
        <w:t xml:space="preserve">                  </w:t>
      </w:r>
    </w:p>
    <w:p w14:paraId="11139C01" w14:textId="77777777" w:rsidR="00354BEE" w:rsidRDefault="00354BEE" w:rsidP="00354BEE"/>
    <w:p w14:paraId="38548E3B" w14:textId="77777777" w:rsidR="00354BEE" w:rsidRPr="00354BEE" w:rsidRDefault="00354BEE" w:rsidP="00354BEE">
      <w:pPr>
        <w:pStyle w:val="ListParagraph"/>
        <w:numPr>
          <w:ilvl w:val="0"/>
          <w:numId w:val="1"/>
        </w:numPr>
        <w:rPr>
          <w:b/>
          <w:bCs/>
          <w:sz w:val="36"/>
          <w:szCs w:val="36"/>
        </w:rPr>
      </w:pPr>
      <w:r w:rsidRPr="00354BEE">
        <w:rPr>
          <w:b/>
          <w:bCs/>
          <w:sz w:val="36"/>
          <w:szCs w:val="36"/>
        </w:rPr>
        <w:t xml:space="preserve"> What is exploratory Testing?</w:t>
      </w:r>
    </w:p>
    <w:p w14:paraId="1EE14C4C" w14:textId="77777777" w:rsidR="00354BEE" w:rsidRDefault="00354BEE" w:rsidP="000B6ECF">
      <w:pPr>
        <w:pStyle w:val="ListParagraph"/>
        <w:numPr>
          <w:ilvl w:val="0"/>
          <w:numId w:val="9"/>
        </w:numPr>
        <w:rPr>
          <w:sz w:val="36"/>
          <w:szCs w:val="36"/>
        </w:rPr>
      </w:pPr>
      <w:r w:rsidRPr="000B6ECF">
        <w:rPr>
          <w:sz w:val="36"/>
          <w:szCs w:val="36"/>
        </w:rPr>
        <w:t>Exploratory testing is a concurrent process where</w:t>
      </w:r>
      <w:r w:rsidR="000B6ECF" w:rsidRPr="000B6ECF">
        <w:rPr>
          <w:sz w:val="36"/>
          <w:szCs w:val="36"/>
        </w:rPr>
        <w:t>-</w:t>
      </w:r>
      <w:r w:rsidRPr="000B6ECF">
        <w:rPr>
          <w:sz w:val="36"/>
          <w:szCs w:val="36"/>
        </w:rPr>
        <w:t xml:space="preserve">          </w:t>
      </w:r>
      <w:r w:rsidR="000B6ECF" w:rsidRPr="000B6ECF">
        <w:rPr>
          <w:sz w:val="36"/>
          <w:szCs w:val="36"/>
        </w:rPr>
        <w:t xml:space="preserve">             </w:t>
      </w:r>
      <w:r w:rsidRPr="000B6ECF">
        <w:rPr>
          <w:sz w:val="36"/>
          <w:szCs w:val="36"/>
        </w:rPr>
        <w:t xml:space="preserve">  </w:t>
      </w:r>
      <w:r w:rsidR="000B6ECF" w:rsidRPr="000B6ECF">
        <w:rPr>
          <w:sz w:val="36"/>
          <w:szCs w:val="36"/>
        </w:rPr>
        <w:t xml:space="preserve">    </w:t>
      </w:r>
      <w:r w:rsidRPr="000B6ECF">
        <w:rPr>
          <w:sz w:val="36"/>
          <w:szCs w:val="36"/>
        </w:rPr>
        <w:t>Test design, execution and logging happen simultaneously</w:t>
      </w:r>
      <w:r w:rsidR="000B6ECF" w:rsidRPr="000B6ECF">
        <w:rPr>
          <w:sz w:val="36"/>
          <w:szCs w:val="36"/>
        </w:rPr>
        <w:t>.</w:t>
      </w:r>
      <w:r w:rsidRPr="000B6ECF">
        <w:rPr>
          <w:sz w:val="36"/>
          <w:szCs w:val="36"/>
        </w:rPr>
        <w:t xml:space="preserve"> Testing is often not recorded </w:t>
      </w:r>
      <w:r w:rsidR="000B6ECF" w:rsidRPr="000B6ECF">
        <w:rPr>
          <w:sz w:val="36"/>
          <w:szCs w:val="36"/>
        </w:rPr>
        <w:t xml:space="preserve">                                                           </w:t>
      </w:r>
      <w:r w:rsidRPr="000B6ECF">
        <w:rPr>
          <w:sz w:val="36"/>
          <w:szCs w:val="36"/>
        </w:rPr>
        <w:t xml:space="preserve"> Makes use of experience and test patterns </w:t>
      </w:r>
      <w:r w:rsidR="000B6ECF" w:rsidRPr="000B6ECF">
        <w:rPr>
          <w:sz w:val="36"/>
          <w:szCs w:val="36"/>
        </w:rPr>
        <w:t xml:space="preserve">                                 </w:t>
      </w:r>
      <w:r w:rsidRPr="000B6ECF">
        <w:rPr>
          <w:sz w:val="36"/>
          <w:szCs w:val="36"/>
        </w:rPr>
        <w:t xml:space="preserve">Testing is based on a test charter that may include </w:t>
      </w:r>
      <w:r w:rsidR="000B6ECF">
        <w:rPr>
          <w:sz w:val="36"/>
          <w:szCs w:val="36"/>
        </w:rPr>
        <w:t>:</w:t>
      </w:r>
      <w:r w:rsidR="000B6ECF" w:rsidRPr="000B6ECF">
        <w:rPr>
          <w:sz w:val="36"/>
          <w:szCs w:val="36"/>
        </w:rPr>
        <w:t xml:space="preserve">                               </w:t>
      </w:r>
      <w:r w:rsidRPr="000B6ECF">
        <w:rPr>
          <w:sz w:val="36"/>
          <w:szCs w:val="36"/>
        </w:rPr>
        <w:t xml:space="preserve"> </w:t>
      </w:r>
      <w:r w:rsidR="000B6ECF" w:rsidRPr="000B6ECF">
        <w:rPr>
          <w:sz w:val="36"/>
          <w:szCs w:val="36"/>
        </w:rPr>
        <w:t xml:space="preserve">         </w:t>
      </w:r>
      <w:r w:rsidR="000B6ECF">
        <w:rPr>
          <w:sz w:val="36"/>
          <w:szCs w:val="36"/>
        </w:rPr>
        <w:t xml:space="preserve">        </w:t>
      </w:r>
      <w:r w:rsidRPr="000B6ECF">
        <w:rPr>
          <w:sz w:val="36"/>
          <w:szCs w:val="36"/>
        </w:rPr>
        <w:t>Scope of the testing (in and out</w:t>
      </w:r>
      <w:r w:rsidR="000B6ECF" w:rsidRPr="000B6ECF">
        <w:rPr>
          <w:sz w:val="36"/>
          <w:szCs w:val="36"/>
        </w:rPr>
        <w:t xml:space="preserve">)                                                 </w:t>
      </w:r>
      <w:r w:rsidRPr="000B6ECF">
        <w:rPr>
          <w:sz w:val="36"/>
          <w:szCs w:val="36"/>
        </w:rPr>
        <w:t xml:space="preserve"> The focus of exploratory testing is more on testing as a </w:t>
      </w:r>
      <w:r w:rsidRPr="000B6ECF">
        <w:rPr>
          <w:rFonts w:ascii="Calibri" w:hAnsi="Calibri" w:cs="Calibri"/>
          <w:sz w:val="36"/>
          <w:szCs w:val="36"/>
        </w:rPr>
        <w:t>“</w:t>
      </w:r>
      <w:r w:rsidRPr="000B6ECF">
        <w:rPr>
          <w:sz w:val="36"/>
          <w:szCs w:val="36"/>
        </w:rPr>
        <w:t>thinking</w:t>
      </w:r>
      <w:r w:rsidRPr="000B6ECF">
        <w:rPr>
          <w:rFonts w:ascii="Calibri" w:hAnsi="Calibri" w:cs="Calibri"/>
          <w:sz w:val="36"/>
          <w:szCs w:val="36"/>
        </w:rPr>
        <w:t>”</w:t>
      </w:r>
      <w:r w:rsidRPr="000B6ECF">
        <w:rPr>
          <w:sz w:val="36"/>
          <w:szCs w:val="36"/>
        </w:rPr>
        <w:t xml:space="preserve"> activity. </w:t>
      </w:r>
      <w:r w:rsidR="000B6ECF" w:rsidRPr="000B6ECF">
        <w:rPr>
          <w:sz w:val="36"/>
          <w:szCs w:val="36"/>
        </w:rPr>
        <w:t xml:space="preserve">                                                                             </w:t>
      </w:r>
      <w:r w:rsidRPr="000B6ECF">
        <w:rPr>
          <w:sz w:val="36"/>
          <w:szCs w:val="36"/>
        </w:rPr>
        <w:t xml:space="preserve"> A brief description of how tests will be performed Expected problems </w:t>
      </w:r>
      <w:r w:rsidR="000B6ECF" w:rsidRPr="000B6ECF">
        <w:rPr>
          <w:sz w:val="36"/>
          <w:szCs w:val="36"/>
        </w:rPr>
        <w:t xml:space="preserve">                                                                                                      </w:t>
      </w:r>
      <w:r w:rsidRPr="000B6ECF">
        <w:rPr>
          <w:sz w:val="36"/>
          <w:szCs w:val="36"/>
        </w:rPr>
        <w:t xml:space="preserve">Is carried out in time boxed intervals </w:t>
      </w:r>
      <w:r w:rsidR="000B6ECF" w:rsidRPr="000B6ECF">
        <w:rPr>
          <w:sz w:val="36"/>
          <w:szCs w:val="36"/>
        </w:rPr>
        <w:t xml:space="preserve">                                         </w:t>
      </w:r>
      <w:r w:rsidRPr="000B6ECF">
        <w:rPr>
          <w:sz w:val="36"/>
          <w:szCs w:val="36"/>
        </w:rPr>
        <w:t>More structured than Error guessing</w:t>
      </w:r>
    </w:p>
    <w:p w14:paraId="4438B170" w14:textId="77777777" w:rsidR="000B6ECF" w:rsidRDefault="000B6ECF" w:rsidP="000B6ECF">
      <w:pPr>
        <w:ind w:left="360"/>
        <w:rPr>
          <w:sz w:val="36"/>
          <w:szCs w:val="36"/>
        </w:rPr>
      </w:pPr>
    </w:p>
    <w:p w14:paraId="4DFBE782" w14:textId="77777777" w:rsidR="000B6ECF" w:rsidRDefault="000B6ECF" w:rsidP="000B6ECF">
      <w:pPr>
        <w:pStyle w:val="ListParagraph"/>
        <w:numPr>
          <w:ilvl w:val="0"/>
          <w:numId w:val="1"/>
        </w:numPr>
        <w:rPr>
          <w:b/>
          <w:bCs/>
          <w:sz w:val="36"/>
          <w:szCs w:val="36"/>
        </w:rPr>
      </w:pPr>
      <w:r>
        <w:rPr>
          <w:sz w:val="36"/>
          <w:szCs w:val="36"/>
        </w:rPr>
        <w:t xml:space="preserve"> </w:t>
      </w:r>
      <w:r w:rsidRPr="000B6ECF">
        <w:rPr>
          <w:b/>
          <w:bCs/>
          <w:sz w:val="36"/>
          <w:szCs w:val="36"/>
        </w:rPr>
        <w:t>What is Traceability matrix?</w:t>
      </w:r>
    </w:p>
    <w:p w14:paraId="53ED4D8D" w14:textId="77777777" w:rsidR="00045B7F" w:rsidRDefault="00045B7F" w:rsidP="00045B7F">
      <w:pPr>
        <w:pStyle w:val="ListParagraph"/>
        <w:numPr>
          <w:ilvl w:val="0"/>
          <w:numId w:val="9"/>
        </w:numPr>
        <w:rPr>
          <w:rFonts w:cstheme="minorHAnsi"/>
          <w:sz w:val="36"/>
          <w:szCs w:val="36"/>
        </w:rPr>
      </w:pPr>
      <w:r w:rsidRPr="00045B7F">
        <w:rPr>
          <w:rFonts w:cstheme="minorHAnsi"/>
          <w:sz w:val="36"/>
          <w:szCs w:val="36"/>
        </w:rPr>
        <w:t>Test conditions should be able to be linked back to their sources in the test basis, this is known as traceability</w:t>
      </w:r>
      <w:r>
        <w:rPr>
          <w:rFonts w:cstheme="minorHAnsi"/>
          <w:sz w:val="36"/>
          <w:szCs w:val="36"/>
        </w:rPr>
        <w:t>.</w:t>
      </w:r>
    </w:p>
    <w:p w14:paraId="51C50691" w14:textId="77777777" w:rsidR="00045B7F" w:rsidRDefault="00045B7F" w:rsidP="00045B7F">
      <w:pPr>
        <w:pStyle w:val="ListParagraph"/>
        <w:numPr>
          <w:ilvl w:val="0"/>
          <w:numId w:val="9"/>
        </w:numPr>
        <w:rPr>
          <w:rFonts w:cstheme="minorHAnsi"/>
          <w:sz w:val="36"/>
          <w:szCs w:val="36"/>
        </w:rPr>
      </w:pPr>
      <w:r w:rsidRPr="00045B7F">
        <w:rPr>
          <w:rFonts w:cstheme="minorHAnsi"/>
          <w:sz w:val="36"/>
          <w:szCs w:val="36"/>
        </w:rPr>
        <w:t>To protect against change you should be able to trace back from every system component to the original requirement that caused its presence</w:t>
      </w:r>
      <w:r>
        <w:rPr>
          <w:rFonts w:cstheme="minorHAnsi"/>
          <w:sz w:val="36"/>
          <w:szCs w:val="36"/>
        </w:rPr>
        <w:t>.</w:t>
      </w:r>
    </w:p>
    <w:p w14:paraId="0E99DB8B" w14:textId="77777777" w:rsidR="00045B7F" w:rsidRDefault="00045B7F" w:rsidP="00045B7F">
      <w:pPr>
        <w:pStyle w:val="ListParagraph"/>
        <w:numPr>
          <w:ilvl w:val="0"/>
          <w:numId w:val="9"/>
        </w:numPr>
        <w:rPr>
          <w:rFonts w:cstheme="minorHAnsi"/>
          <w:sz w:val="36"/>
          <w:szCs w:val="36"/>
        </w:rPr>
      </w:pPr>
      <w:r w:rsidRPr="00045B7F">
        <w:rPr>
          <w:rFonts w:cstheme="minorHAnsi"/>
          <w:sz w:val="36"/>
          <w:szCs w:val="36"/>
        </w:rPr>
        <w:t>A software process should help you keeping the virtual table up-to-date. Simple technique may be quite valuable</w:t>
      </w:r>
      <w:r>
        <w:rPr>
          <w:rFonts w:cstheme="minorHAnsi"/>
          <w:sz w:val="36"/>
          <w:szCs w:val="36"/>
        </w:rPr>
        <w:t>.</w:t>
      </w:r>
    </w:p>
    <w:p w14:paraId="3F88286E" w14:textId="77777777" w:rsidR="00045B7F" w:rsidRDefault="00045B7F" w:rsidP="00045B7F">
      <w:pPr>
        <w:pStyle w:val="ListParagraph"/>
        <w:numPr>
          <w:ilvl w:val="0"/>
          <w:numId w:val="1"/>
        </w:numPr>
        <w:rPr>
          <w:rFonts w:cstheme="minorHAnsi"/>
          <w:b/>
          <w:bCs/>
          <w:sz w:val="36"/>
          <w:szCs w:val="36"/>
        </w:rPr>
      </w:pPr>
      <w:r w:rsidRPr="00045B7F">
        <w:rPr>
          <w:rFonts w:cstheme="minorHAnsi"/>
          <w:b/>
          <w:bCs/>
          <w:sz w:val="36"/>
          <w:szCs w:val="36"/>
        </w:rPr>
        <w:lastRenderedPageBreak/>
        <w:t xml:space="preserve"> What is Boundary value testing?</w:t>
      </w:r>
    </w:p>
    <w:p w14:paraId="6583E1FE" w14:textId="77777777" w:rsidR="00045B7F" w:rsidRDefault="00045B7F" w:rsidP="00045B7F">
      <w:pPr>
        <w:pStyle w:val="ListParagraph"/>
        <w:numPr>
          <w:ilvl w:val="0"/>
          <w:numId w:val="10"/>
        </w:numPr>
        <w:rPr>
          <w:rFonts w:cstheme="minorHAnsi"/>
          <w:sz w:val="36"/>
          <w:szCs w:val="36"/>
        </w:rPr>
      </w:pPr>
      <w:r w:rsidRPr="00045B7F">
        <w:rPr>
          <w:rFonts w:cstheme="minorHAnsi"/>
          <w:sz w:val="36"/>
          <w:szCs w:val="36"/>
        </w:rPr>
        <w:t>Boundary value analysis is a methodology for designing test cases that concentrates software testing effort on cases near the limits of valid ranges</w:t>
      </w:r>
      <w:r>
        <w:rPr>
          <w:rFonts w:cstheme="minorHAnsi"/>
          <w:sz w:val="36"/>
          <w:szCs w:val="36"/>
        </w:rPr>
        <w:t>.</w:t>
      </w:r>
    </w:p>
    <w:p w14:paraId="0F81CBE8" w14:textId="77777777" w:rsidR="00045B7F" w:rsidRDefault="00045B7F" w:rsidP="00045B7F">
      <w:pPr>
        <w:pStyle w:val="ListParagraph"/>
        <w:numPr>
          <w:ilvl w:val="0"/>
          <w:numId w:val="10"/>
        </w:numPr>
        <w:rPr>
          <w:rFonts w:cstheme="minorHAnsi"/>
          <w:sz w:val="36"/>
          <w:szCs w:val="36"/>
        </w:rPr>
      </w:pPr>
      <w:r w:rsidRPr="00045B7F">
        <w:rPr>
          <w:rFonts w:cstheme="minorHAnsi"/>
          <w:sz w:val="36"/>
          <w:szCs w:val="36"/>
        </w:rPr>
        <w:t>Boundary value analysis is a method which refines equivalence partitioning</w:t>
      </w:r>
      <w:r>
        <w:rPr>
          <w:rFonts w:cstheme="minorHAnsi"/>
          <w:sz w:val="36"/>
          <w:szCs w:val="36"/>
        </w:rPr>
        <w:t>.</w:t>
      </w:r>
    </w:p>
    <w:p w14:paraId="017835B6" w14:textId="77777777" w:rsidR="00045B7F" w:rsidRDefault="00045B7F" w:rsidP="00045B7F">
      <w:pPr>
        <w:pStyle w:val="ListParagraph"/>
        <w:numPr>
          <w:ilvl w:val="0"/>
          <w:numId w:val="10"/>
        </w:numPr>
        <w:rPr>
          <w:rFonts w:cstheme="minorHAnsi"/>
          <w:sz w:val="36"/>
          <w:szCs w:val="36"/>
        </w:rPr>
      </w:pPr>
      <w:r w:rsidRPr="00045B7F">
        <w:rPr>
          <w:rFonts w:cstheme="minorHAnsi"/>
          <w:sz w:val="36"/>
          <w:szCs w:val="36"/>
        </w:rPr>
        <w:t>Boundary value analysis generates test cases that highlight errors better than equivalence partitioning</w:t>
      </w:r>
      <w:r>
        <w:rPr>
          <w:rFonts w:cstheme="minorHAnsi"/>
          <w:sz w:val="36"/>
          <w:szCs w:val="36"/>
        </w:rPr>
        <w:t>.</w:t>
      </w:r>
    </w:p>
    <w:p w14:paraId="7BB143F5" w14:textId="77777777" w:rsidR="00DA3B06" w:rsidRDefault="00DA3B06" w:rsidP="00DA3B06">
      <w:pPr>
        <w:pStyle w:val="ListParagraph"/>
        <w:numPr>
          <w:ilvl w:val="0"/>
          <w:numId w:val="11"/>
        </w:numPr>
        <w:rPr>
          <w:rFonts w:cstheme="minorHAnsi"/>
          <w:sz w:val="36"/>
          <w:szCs w:val="36"/>
        </w:rPr>
      </w:pPr>
      <w:r w:rsidRPr="00DA3B06">
        <w:rPr>
          <w:rFonts w:cstheme="minorHAnsi"/>
          <w:sz w:val="36"/>
          <w:szCs w:val="36"/>
        </w:rPr>
        <w:t xml:space="preserve">The trick is to concentrate software testing efforts at the extreme ends of the equivalence classes.                      </w:t>
      </w:r>
      <w:r>
        <w:rPr>
          <w:rFonts w:ascii="Segoe UI Symbol" w:hAnsi="Segoe UI Symbol" w:cs="Segoe UI Symbol"/>
          <w:sz w:val="36"/>
          <w:szCs w:val="36"/>
        </w:rPr>
        <w:t xml:space="preserve"> </w:t>
      </w:r>
      <w:r w:rsidRPr="00DA3B06">
        <w:rPr>
          <w:rFonts w:cstheme="minorHAnsi"/>
          <w:sz w:val="36"/>
          <w:szCs w:val="36"/>
        </w:rPr>
        <w:t xml:space="preserve"> At those points when input values change from valid to invalid errors are most likely to occur.</w:t>
      </w:r>
    </w:p>
    <w:p w14:paraId="5A88FABA" w14:textId="77777777" w:rsidR="00DA3B06" w:rsidRDefault="00DA3B06" w:rsidP="00DA3B06">
      <w:pPr>
        <w:rPr>
          <w:rFonts w:cstheme="minorHAnsi"/>
          <w:sz w:val="36"/>
          <w:szCs w:val="36"/>
        </w:rPr>
      </w:pPr>
      <w:r>
        <w:rPr>
          <w:rFonts w:cstheme="minorHAnsi"/>
          <w:sz w:val="36"/>
          <w:szCs w:val="36"/>
        </w:rPr>
        <w:t xml:space="preserve">  </w:t>
      </w:r>
    </w:p>
    <w:p w14:paraId="5407862A" w14:textId="77777777" w:rsidR="00DA3B06" w:rsidRPr="00DA3B06" w:rsidRDefault="00DA3B06" w:rsidP="00DA3B06">
      <w:pPr>
        <w:pStyle w:val="ListParagraph"/>
        <w:numPr>
          <w:ilvl w:val="0"/>
          <w:numId w:val="1"/>
        </w:numPr>
        <w:rPr>
          <w:rFonts w:cstheme="minorHAnsi"/>
          <w:b/>
          <w:bCs/>
          <w:sz w:val="36"/>
          <w:szCs w:val="36"/>
        </w:rPr>
      </w:pPr>
      <w:r>
        <w:rPr>
          <w:rFonts w:cstheme="minorHAnsi"/>
          <w:sz w:val="36"/>
          <w:szCs w:val="36"/>
        </w:rPr>
        <w:t xml:space="preserve"> </w:t>
      </w:r>
      <w:r w:rsidRPr="00DA3B06">
        <w:rPr>
          <w:rFonts w:cstheme="minorHAnsi"/>
          <w:b/>
          <w:bCs/>
          <w:sz w:val="36"/>
          <w:szCs w:val="36"/>
        </w:rPr>
        <w:t>What is Equivalence partitioning technique?</w:t>
      </w:r>
    </w:p>
    <w:p w14:paraId="3FB2D5DF" w14:textId="77777777" w:rsidR="00DA3B06" w:rsidRPr="00DA3B06" w:rsidRDefault="00DA3B06" w:rsidP="00DA3B06">
      <w:pPr>
        <w:pStyle w:val="ListParagraph"/>
        <w:numPr>
          <w:ilvl w:val="0"/>
          <w:numId w:val="11"/>
        </w:numPr>
        <w:rPr>
          <w:rFonts w:cstheme="minorHAnsi"/>
          <w:sz w:val="36"/>
          <w:szCs w:val="36"/>
        </w:rPr>
      </w:pPr>
      <w:r w:rsidRPr="00DA3B06">
        <w:rPr>
          <w:sz w:val="36"/>
          <w:szCs w:val="36"/>
        </w:rPr>
        <w:t>Aim is to treat groups of inputs as equivalent and to select one representative input to test them all</w:t>
      </w:r>
      <w:r>
        <w:rPr>
          <w:sz w:val="36"/>
          <w:szCs w:val="36"/>
        </w:rPr>
        <w:t>.</w:t>
      </w:r>
    </w:p>
    <w:p w14:paraId="4AC392F8" w14:textId="77777777" w:rsidR="00DA3B06" w:rsidRPr="008C653E" w:rsidRDefault="00DA3B06" w:rsidP="00DA3B06">
      <w:pPr>
        <w:pStyle w:val="ListParagraph"/>
        <w:numPr>
          <w:ilvl w:val="0"/>
          <w:numId w:val="11"/>
        </w:numPr>
        <w:rPr>
          <w:rFonts w:cstheme="minorHAnsi"/>
          <w:sz w:val="36"/>
          <w:szCs w:val="36"/>
        </w:rPr>
      </w:pPr>
      <w:r w:rsidRPr="00DA3B06">
        <w:rPr>
          <w:sz w:val="36"/>
          <w:szCs w:val="36"/>
        </w:rPr>
        <w:t xml:space="preserve">Equivalence partitioning is the process of defining the optimum number of tests by: </w:t>
      </w:r>
      <w:r>
        <w:rPr>
          <w:sz w:val="36"/>
          <w:szCs w:val="36"/>
        </w:rPr>
        <w:t xml:space="preserve">                                             </w:t>
      </w:r>
      <w:r w:rsidRPr="00DA3B06">
        <w:rPr>
          <w:rFonts w:ascii="Segoe UI Symbol" w:hAnsi="Segoe UI Symbol" w:cs="Segoe UI Symbol"/>
          <w:sz w:val="36"/>
          <w:szCs w:val="36"/>
        </w:rPr>
        <w:t>➢</w:t>
      </w:r>
      <w:r w:rsidRPr="00DA3B06">
        <w:rPr>
          <w:sz w:val="36"/>
          <w:szCs w:val="36"/>
        </w:rPr>
        <w:t xml:space="preserve"> Reviewing documents such as the Functional Design Specification and Detailed Design Specification, and identifying each input condition within a function</w:t>
      </w:r>
      <w:r>
        <w:rPr>
          <w:sz w:val="36"/>
          <w:szCs w:val="36"/>
        </w:rPr>
        <w:t xml:space="preserve"> .              </w:t>
      </w:r>
      <w:r w:rsidRPr="00DA3B06">
        <w:rPr>
          <w:sz w:val="36"/>
          <w:szCs w:val="36"/>
        </w:rPr>
        <w:t xml:space="preserve"> </w:t>
      </w:r>
      <w:r w:rsidRPr="00DA3B06">
        <w:rPr>
          <w:rFonts w:ascii="Segoe UI Symbol" w:hAnsi="Segoe UI Symbol" w:cs="Segoe UI Symbol"/>
          <w:sz w:val="36"/>
          <w:szCs w:val="36"/>
        </w:rPr>
        <w:t>➢</w:t>
      </w:r>
      <w:r w:rsidRPr="00DA3B06">
        <w:rPr>
          <w:sz w:val="36"/>
          <w:szCs w:val="36"/>
        </w:rPr>
        <w:t xml:space="preserve"> Selecting input data that is representative of all other data that would likely invoke the same process for that particular condition.</w:t>
      </w:r>
    </w:p>
    <w:p w14:paraId="2877741E" w14:textId="77777777" w:rsidR="008C653E" w:rsidRDefault="008C653E" w:rsidP="008C653E">
      <w:pPr>
        <w:pStyle w:val="ListParagraph"/>
        <w:ind w:left="786"/>
        <w:rPr>
          <w:sz w:val="36"/>
          <w:szCs w:val="36"/>
        </w:rPr>
      </w:pPr>
    </w:p>
    <w:p w14:paraId="6B79B20E" w14:textId="77777777" w:rsidR="008C653E" w:rsidRDefault="008C653E" w:rsidP="008C653E">
      <w:pPr>
        <w:pStyle w:val="ListParagraph"/>
        <w:ind w:left="786"/>
        <w:rPr>
          <w:sz w:val="36"/>
          <w:szCs w:val="36"/>
        </w:rPr>
      </w:pPr>
    </w:p>
    <w:p w14:paraId="1F15267E" w14:textId="3536179F" w:rsidR="008C653E" w:rsidRDefault="008C653E" w:rsidP="008C653E">
      <w:pPr>
        <w:pStyle w:val="ListParagraph"/>
        <w:numPr>
          <w:ilvl w:val="0"/>
          <w:numId w:val="1"/>
        </w:numPr>
        <w:rPr>
          <w:rFonts w:cstheme="minorHAnsi"/>
          <w:b/>
          <w:bCs/>
          <w:sz w:val="36"/>
          <w:szCs w:val="36"/>
        </w:rPr>
      </w:pPr>
      <w:r>
        <w:rPr>
          <w:rFonts w:cstheme="minorHAnsi"/>
          <w:sz w:val="36"/>
          <w:szCs w:val="36"/>
        </w:rPr>
        <w:lastRenderedPageBreak/>
        <w:t xml:space="preserve"> </w:t>
      </w:r>
      <w:r w:rsidRPr="008C653E">
        <w:rPr>
          <w:rFonts w:cstheme="minorHAnsi"/>
          <w:b/>
          <w:bCs/>
          <w:sz w:val="36"/>
          <w:szCs w:val="36"/>
        </w:rPr>
        <w:t>What is Integration testing?</w:t>
      </w:r>
    </w:p>
    <w:p w14:paraId="2E1C680B" w14:textId="526B2E1E" w:rsidR="008C653E" w:rsidRDefault="008C653E" w:rsidP="008C653E">
      <w:pPr>
        <w:pStyle w:val="ListParagraph"/>
        <w:numPr>
          <w:ilvl w:val="0"/>
          <w:numId w:val="12"/>
        </w:numPr>
        <w:rPr>
          <w:rFonts w:cstheme="minorHAnsi"/>
          <w:sz w:val="36"/>
          <w:szCs w:val="36"/>
        </w:rPr>
      </w:pPr>
      <w:r w:rsidRPr="008C653E">
        <w:rPr>
          <w:rFonts w:cstheme="minorHAnsi"/>
          <w:sz w:val="36"/>
          <w:szCs w:val="36"/>
        </w:rPr>
        <w:t>Integration Testing - Testing performed to expose defects in the interfaces and in the interactions between integrated components or system</w:t>
      </w:r>
      <w:r>
        <w:rPr>
          <w:rFonts w:cstheme="minorHAnsi"/>
          <w:sz w:val="36"/>
          <w:szCs w:val="36"/>
        </w:rPr>
        <w:t>s.</w:t>
      </w:r>
    </w:p>
    <w:p w14:paraId="110915B8" w14:textId="5F275F00" w:rsidR="008C653E" w:rsidRDefault="008C653E" w:rsidP="008C653E">
      <w:pPr>
        <w:pStyle w:val="ListParagraph"/>
        <w:numPr>
          <w:ilvl w:val="0"/>
          <w:numId w:val="12"/>
        </w:numPr>
        <w:rPr>
          <w:rFonts w:cstheme="minorHAnsi"/>
          <w:sz w:val="36"/>
          <w:szCs w:val="36"/>
        </w:rPr>
      </w:pPr>
      <w:r w:rsidRPr="008C653E">
        <w:rPr>
          <w:rFonts w:cstheme="minorHAnsi"/>
          <w:sz w:val="36"/>
          <w:szCs w:val="36"/>
        </w:rPr>
        <w:t>Integration Testing is a level of the software testing process where individual units are combined and tested as a group</w:t>
      </w:r>
      <w:r>
        <w:rPr>
          <w:rFonts w:cstheme="minorHAnsi"/>
          <w:sz w:val="36"/>
          <w:szCs w:val="36"/>
        </w:rPr>
        <w:t>.</w:t>
      </w:r>
    </w:p>
    <w:p w14:paraId="02844E77" w14:textId="6C9ACC17" w:rsidR="008C653E" w:rsidRDefault="008C653E" w:rsidP="008C653E">
      <w:pPr>
        <w:pStyle w:val="ListParagraph"/>
        <w:numPr>
          <w:ilvl w:val="0"/>
          <w:numId w:val="12"/>
        </w:numPr>
        <w:rPr>
          <w:rFonts w:cstheme="minorHAnsi"/>
          <w:sz w:val="36"/>
          <w:szCs w:val="36"/>
        </w:rPr>
      </w:pPr>
      <w:r w:rsidRPr="008C653E">
        <w:rPr>
          <w:rFonts w:cstheme="minorHAnsi"/>
          <w:sz w:val="36"/>
          <w:szCs w:val="36"/>
        </w:rPr>
        <w:t>A Module in general is designed by an individual software developer who</w:t>
      </w:r>
      <w:r w:rsidR="00376CE3">
        <w:rPr>
          <w:rFonts w:cstheme="minorHAnsi"/>
          <w:sz w:val="36"/>
          <w:szCs w:val="36"/>
        </w:rPr>
        <w:t>se</w:t>
      </w:r>
      <w:r w:rsidRPr="008C653E">
        <w:rPr>
          <w:rFonts w:cstheme="minorHAnsi"/>
          <w:sz w:val="36"/>
          <w:szCs w:val="36"/>
        </w:rPr>
        <w:t xml:space="preserve"> understanding and programming logic may differ from other programmers. Integration testing becomes necessary to verify the software modules work in unity</w:t>
      </w:r>
      <w:r>
        <w:rPr>
          <w:rFonts w:cstheme="minorHAnsi"/>
          <w:sz w:val="36"/>
          <w:szCs w:val="36"/>
        </w:rPr>
        <w:t>.</w:t>
      </w:r>
    </w:p>
    <w:p w14:paraId="12AE6FAA" w14:textId="768C18FF" w:rsidR="008C653E" w:rsidRDefault="008C653E" w:rsidP="008C653E">
      <w:pPr>
        <w:pStyle w:val="ListParagraph"/>
        <w:numPr>
          <w:ilvl w:val="0"/>
          <w:numId w:val="12"/>
        </w:numPr>
        <w:rPr>
          <w:rFonts w:cstheme="minorHAnsi"/>
          <w:sz w:val="36"/>
          <w:szCs w:val="36"/>
        </w:rPr>
      </w:pPr>
      <w:r w:rsidRPr="008C653E">
        <w:rPr>
          <w:rFonts w:cstheme="minorHAnsi"/>
          <w:sz w:val="36"/>
          <w:szCs w:val="36"/>
        </w:rPr>
        <w:t xml:space="preserve">There are </w:t>
      </w:r>
      <w:r>
        <w:rPr>
          <w:rFonts w:cstheme="minorHAnsi"/>
          <w:sz w:val="36"/>
          <w:szCs w:val="36"/>
        </w:rPr>
        <w:t>two</w:t>
      </w:r>
      <w:r w:rsidRPr="008C653E">
        <w:rPr>
          <w:rFonts w:cstheme="minorHAnsi"/>
          <w:sz w:val="36"/>
          <w:szCs w:val="36"/>
        </w:rPr>
        <w:t xml:space="preserve"> levels of Integration </w:t>
      </w:r>
      <w:proofErr w:type="gramStart"/>
      <w:r w:rsidRPr="008C653E">
        <w:rPr>
          <w:rFonts w:cstheme="minorHAnsi"/>
          <w:sz w:val="36"/>
          <w:szCs w:val="36"/>
        </w:rPr>
        <w:t xml:space="preserve">Testing </w:t>
      </w:r>
      <w:r>
        <w:rPr>
          <w:rFonts w:cstheme="minorHAnsi"/>
          <w:sz w:val="36"/>
          <w:szCs w:val="36"/>
        </w:rPr>
        <w:t xml:space="preserve"> 1</w:t>
      </w:r>
      <w:proofErr w:type="gramEnd"/>
      <w:r>
        <w:rPr>
          <w:rFonts w:cstheme="minorHAnsi"/>
          <w:sz w:val="36"/>
          <w:szCs w:val="36"/>
        </w:rPr>
        <w:t>)</w:t>
      </w:r>
      <w:r w:rsidRPr="008C653E">
        <w:rPr>
          <w:rFonts w:cstheme="minorHAnsi"/>
          <w:sz w:val="36"/>
          <w:szCs w:val="36"/>
        </w:rPr>
        <w:t xml:space="preserve">Component Integration Testing </w:t>
      </w:r>
      <w:r>
        <w:rPr>
          <w:rFonts w:cstheme="minorHAnsi"/>
          <w:sz w:val="36"/>
          <w:szCs w:val="36"/>
        </w:rPr>
        <w:t xml:space="preserve">  2) </w:t>
      </w:r>
      <w:r w:rsidRPr="008C653E">
        <w:rPr>
          <w:rFonts w:cstheme="minorHAnsi"/>
          <w:sz w:val="36"/>
          <w:szCs w:val="36"/>
        </w:rPr>
        <w:t>System Integration Testing</w:t>
      </w:r>
    </w:p>
    <w:p w14:paraId="209B9364" w14:textId="77777777" w:rsidR="00376CE3" w:rsidRDefault="00376CE3" w:rsidP="00376CE3">
      <w:pPr>
        <w:rPr>
          <w:rFonts w:cstheme="minorHAnsi"/>
          <w:sz w:val="36"/>
          <w:szCs w:val="36"/>
        </w:rPr>
      </w:pPr>
    </w:p>
    <w:p w14:paraId="40A6E811" w14:textId="7ADCBC27" w:rsidR="00376CE3" w:rsidRDefault="00376CE3" w:rsidP="00376CE3">
      <w:pPr>
        <w:pStyle w:val="ListParagraph"/>
        <w:numPr>
          <w:ilvl w:val="0"/>
          <w:numId w:val="1"/>
        </w:numPr>
        <w:rPr>
          <w:rFonts w:cstheme="minorHAnsi"/>
          <w:b/>
          <w:bCs/>
          <w:sz w:val="36"/>
          <w:szCs w:val="36"/>
        </w:rPr>
      </w:pPr>
      <w:r>
        <w:rPr>
          <w:rFonts w:cstheme="minorHAnsi"/>
          <w:sz w:val="36"/>
          <w:szCs w:val="36"/>
        </w:rPr>
        <w:t xml:space="preserve"> </w:t>
      </w:r>
      <w:r>
        <w:rPr>
          <w:rFonts w:cstheme="minorHAnsi"/>
          <w:b/>
          <w:bCs/>
          <w:sz w:val="36"/>
          <w:szCs w:val="36"/>
        </w:rPr>
        <w:t>What determines the level of Risk?</w:t>
      </w:r>
    </w:p>
    <w:p w14:paraId="752710DB" w14:textId="6F9348EC" w:rsidR="00376CE3" w:rsidRPr="00376CE3" w:rsidRDefault="00376CE3" w:rsidP="00376CE3">
      <w:pPr>
        <w:pStyle w:val="ListParagraph"/>
        <w:numPr>
          <w:ilvl w:val="0"/>
          <w:numId w:val="13"/>
        </w:numPr>
        <w:rPr>
          <w:rFonts w:cstheme="minorHAnsi"/>
          <w:b/>
          <w:bCs/>
          <w:sz w:val="36"/>
          <w:szCs w:val="36"/>
        </w:rPr>
      </w:pPr>
      <w:r w:rsidRPr="00376CE3">
        <w:rPr>
          <w:rFonts w:cstheme="minorHAnsi"/>
          <w:b/>
          <w:bCs/>
          <w:sz w:val="36"/>
          <w:szCs w:val="36"/>
        </w:rPr>
        <w:t>‘</w:t>
      </w:r>
      <w:r w:rsidRPr="00376CE3">
        <w:rPr>
          <w:rFonts w:cstheme="minorHAnsi"/>
          <w:sz w:val="36"/>
          <w:szCs w:val="36"/>
        </w:rPr>
        <w:t>A factor that could result in future negative consequences; usually expressed as impact and likelihood’</w:t>
      </w:r>
    </w:p>
    <w:p w14:paraId="4BEA0E75" w14:textId="74F110BA" w:rsidR="00DA3B06" w:rsidRDefault="00376CE3" w:rsidP="00376CE3">
      <w:pPr>
        <w:pStyle w:val="ListParagraph"/>
        <w:numPr>
          <w:ilvl w:val="0"/>
          <w:numId w:val="13"/>
        </w:numPr>
        <w:rPr>
          <w:rFonts w:cstheme="minorHAnsi"/>
          <w:sz w:val="36"/>
          <w:szCs w:val="36"/>
        </w:rPr>
      </w:pPr>
      <w:r>
        <w:rPr>
          <w:rFonts w:cstheme="minorHAnsi"/>
          <w:sz w:val="36"/>
          <w:szCs w:val="36"/>
        </w:rPr>
        <w:t>The level of risk is determined by two factors: Impact and likelihood.</w:t>
      </w:r>
    </w:p>
    <w:p w14:paraId="393E35B9" w14:textId="57DBFEC2" w:rsidR="00DF1F74" w:rsidRDefault="004358D7" w:rsidP="00376CE3">
      <w:pPr>
        <w:pStyle w:val="ListParagraph"/>
        <w:numPr>
          <w:ilvl w:val="0"/>
          <w:numId w:val="13"/>
        </w:numPr>
        <w:rPr>
          <w:rFonts w:cstheme="minorHAnsi"/>
          <w:i/>
          <w:iCs/>
          <w:sz w:val="36"/>
          <w:szCs w:val="36"/>
        </w:rPr>
      </w:pPr>
      <w:r w:rsidRPr="004358D7">
        <w:rPr>
          <w:rFonts w:cstheme="minorHAnsi"/>
          <w:i/>
          <w:iCs/>
          <w:sz w:val="36"/>
          <w:szCs w:val="36"/>
        </w:rPr>
        <w:t>1)Likelihood of failure</w:t>
      </w:r>
      <w:r w:rsidR="00DF1F74">
        <w:rPr>
          <w:rFonts w:cstheme="minorHAnsi"/>
          <w:i/>
          <w:iCs/>
          <w:sz w:val="36"/>
          <w:szCs w:val="36"/>
        </w:rPr>
        <w:t xml:space="preserve"> </w:t>
      </w:r>
      <w:r>
        <w:rPr>
          <w:rFonts w:cstheme="minorHAnsi"/>
          <w:i/>
          <w:iCs/>
          <w:sz w:val="36"/>
          <w:szCs w:val="36"/>
        </w:rPr>
        <w:t xml:space="preserve">- </w:t>
      </w:r>
      <w:proofErr w:type="gramStart"/>
      <w:r w:rsidRPr="004358D7">
        <w:rPr>
          <w:rFonts w:cstheme="minorHAnsi"/>
          <w:i/>
          <w:iCs/>
          <w:sz w:val="36"/>
          <w:szCs w:val="36"/>
        </w:rPr>
        <w:t>This addresses</w:t>
      </w:r>
      <w:proofErr w:type="gramEnd"/>
      <w:r w:rsidRPr="004358D7">
        <w:rPr>
          <w:rFonts w:cstheme="minorHAnsi"/>
          <w:i/>
          <w:iCs/>
          <w:sz w:val="36"/>
          <w:szCs w:val="36"/>
        </w:rPr>
        <w:t xml:space="preserve"> </w:t>
      </w:r>
      <w:r w:rsidRPr="00DF1F74">
        <w:rPr>
          <w:rFonts w:cstheme="minorHAnsi"/>
          <w:i/>
          <w:iCs/>
          <w:sz w:val="36"/>
          <w:szCs w:val="36"/>
        </w:rPr>
        <w:t>how likely</w:t>
      </w:r>
      <w:r w:rsidRPr="004358D7">
        <w:rPr>
          <w:rFonts w:cstheme="minorHAnsi"/>
          <w:i/>
          <w:iCs/>
          <w:sz w:val="36"/>
          <w:szCs w:val="36"/>
        </w:rPr>
        <w:t xml:space="preserve"> it is that a software component will fail</w:t>
      </w:r>
      <w:r>
        <w:rPr>
          <w:rFonts w:cstheme="minorHAnsi"/>
          <w:i/>
          <w:iCs/>
          <w:sz w:val="36"/>
          <w:szCs w:val="36"/>
        </w:rPr>
        <w:t xml:space="preserve"> </w:t>
      </w:r>
      <w:ins w:id="0" w:author="Microsoft Word" w:date="2025-07-21T13:34:00Z" w16du:dateUtc="2025-07-21T08:04:00Z">
        <w:r w:rsidR="00DF1F74">
          <w:rPr>
            <w:rFonts w:cstheme="minorHAnsi"/>
            <w:i/>
            <w:iCs/>
            <w:sz w:val="36"/>
            <w:szCs w:val="36"/>
          </w:rPr>
          <w:t>.</w:t>
        </w:r>
      </w:ins>
      <w:proofErr w:type="gramStart"/>
      <w:r w:rsidR="00DF1F74">
        <w:rPr>
          <w:rFonts w:cstheme="minorHAnsi"/>
          <w:i/>
          <w:iCs/>
          <w:sz w:val="36"/>
          <w:szCs w:val="36"/>
        </w:rPr>
        <w:t>2)Impact</w:t>
      </w:r>
      <w:proofErr w:type="gramEnd"/>
      <w:r w:rsidR="00DF1F74">
        <w:rPr>
          <w:rFonts w:cstheme="minorHAnsi"/>
          <w:i/>
          <w:iCs/>
          <w:sz w:val="36"/>
          <w:szCs w:val="36"/>
        </w:rPr>
        <w:t xml:space="preserve"> of failure - </w:t>
      </w:r>
      <w:r w:rsidR="00DF1F74" w:rsidRPr="00DF1F74">
        <w:rPr>
          <w:rFonts w:cstheme="minorHAnsi"/>
          <w:i/>
          <w:iCs/>
          <w:sz w:val="36"/>
          <w:szCs w:val="36"/>
        </w:rPr>
        <w:t>This is about how severe the consequences would be if a defect went undetected.</w:t>
      </w:r>
    </w:p>
    <w:p w14:paraId="6F6AA7FC" w14:textId="77777777" w:rsidR="00DF1F74" w:rsidRDefault="00DF1F74" w:rsidP="00DF1F74">
      <w:pPr>
        <w:pStyle w:val="ListParagraph"/>
        <w:ind w:left="502"/>
        <w:rPr>
          <w:rFonts w:cstheme="minorHAnsi"/>
          <w:i/>
          <w:iCs/>
          <w:sz w:val="36"/>
          <w:szCs w:val="36"/>
        </w:rPr>
      </w:pPr>
    </w:p>
    <w:p w14:paraId="5313B5D8" w14:textId="2BF6D081" w:rsidR="00DF1F74" w:rsidRPr="002D74EC" w:rsidRDefault="00DF1F74" w:rsidP="00DF1F74">
      <w:pPr>
        <w:pStyle w:val="ListParagraph"/>
        <w:numPr>
          <w:ilvl w:val="0"/>
          <w:numId w:val="1"/>
        </w:numPr>
        <w:rPr>
          <w:rFonts w:cstheme="minorHAnsi"/>
          <w:b/>
          <w:bCs/>
          <w:i/>
          <w:iCs/>
          <w:sz w:val="36"/>
          <w:szCs w:val="36"/>
        </w:rPr>
      </w:pPr>
      <w:r>
        <w:rPr>
          <w:rFonts w:cstheme="minorHAnsi"/>
          <w:sz w:val="36"/>
          <w:szCs w:val="36"/>
        </w:rPr>
        <w:t xml:space="preserve"> </w:t>
      </w:r>
      <w:r w:rsidR="00BC21AA" w:rsidRPr="00BC21AA">
        <w:rPr>
          <w:rFonts w:cstheme="minorHAnsi"/>
          <w:b/>
          <w:bCs/>
          <w:sz w:val="36"/>
          <w:szCs w:val="36"/>
        </w:rPr>
        <w:t>What is alpha testing?</w:t>
      </w:r>
    </w:p>
    <w:p w14:paraId="456942DB" w14:textId="60AAC140" w:rsidR="002D74EC" w:rsidRDefault="002D74EC" w:rsidP="002D74EC">
      <w:pPr>
        <w:pStyle w:val="ListParagraph"/>
        <w:numPr>
          <w:ilvl w:val="0"/>
          <w:numId w:val="29"/>
        </w:numPr>
        <w:rPr>
          <w:rFonts w:cstheme="minorHAnsi"/>
          <w:sz w:val="36"/>
          <w:szCs w:val="36"/>
        </w:rPr>
      </w:pPr>
      <w:r w:rsidRPr="002D74EC">
        <w:rPr>
          <w:rFonts w:cstheme="minorHAnsi"/>
          <w:sz w:val="36"/>
          <w:szCs w:val="36"/>
        </w:rPr>
        <w:lastRenderedPageBreak/>
        <w:t>It is always performed by the developers at the software development site. Sometimes it is also performed by Independent Testing Team. Alpha Testing is not open to the market and public</w:t>
      </w:r>
      <w:r>
        <w:rPr>
          <w:rFonts w:cstheme="minorHAnsi"/>
          <w:sz w:val="36"/>
          <w:szCs w:val="36"/>
        </w:rPr>
        <w:t>.</w:t>
      </w:r>
    </w:p>
    <w:p w14:paraId="3F4EFA37" w14:textId="0BD1AF95" w:rsidR="002D74EC" w:rsidRDefault="002D74EC" w:rsidP="002D74EC">
      <w:pPr>
        <w:pStyle w:val="ListParagraph"/>
        <w:numPr>
          <w:ilvl w:val="0"/>
          <w:numId w:val="29"/>
        </w:numPr>
        <w:rPr>
          <w:rFonts w:cstheme="minorHAnsi"/>
          <w:sz w:val="36"/>
          <w:szCs w:val="36"/>
        </w:rPr>
      </w:pPr>
      <w:r w:rsidRPr="002D74EC">
        <w:rPr>
          <w:rFonts w:cstheme="minorHAnsi"/>
          <w:sz w:val="36"/>
          <w:szCs w:val="36"/>
        </w:rPr>
        <w:t>It is conducted for the software application and project. It is always performed in Virtual Environment</w:t>
      </w:r>
      <w:r>
        <w:rPr>
          <w:rFonts w:cstheme="minorHAnsi"/>
          <w:sz w:val="36"/>
          <w:szCs w:val="36"/>
        </w:rPr>
        <w:t>.</w:t>
      </w:r>
    </w:p>
    <w:p w14:paraId="4FF0E729" w14:textId="21C40590" w:rsidR="002D74EC" w:rsidRDefault="002D74EC" w:rsidP="002D74EC">
      <w:pPr>
        <w:pStyle w:val="ListParagraph"/>
        <w:numPr>
          <w:ilvl w:val="0"/>
          <w:numId w:val="29"/>
        </w:numPr>
        <w:rPr>
          <w:rFonts w:cstheme="minorHAnsi"/>
          <w:sz w:val="36"/>
          <w:szCs w:val="36"/>
        </w:rPr>
      </w:pPr>
      <w:r w:rsidRPr="002D74EC">
        <w:rPr>
          <w:rFonts w:cstheme="minorHAnsi"/>
          <w:sz w:val="36"/>
          <w:szCs w:val="36"/>
        </w:rPr>
        <w:t>It is always performed within the organization. It is the form of Acceptance Testing</w:t>
      </w:r>
      <w:r>
        <w:rPr>
          <w:rFonts w:cstheme="minorHAnsi"/>
          <w:sz w:val="36"/>
          <w:szCs w:val="36"/>
        </w:rPr>
        <w:t>.</w:t>
      </w:r>
    </w:p>
    <w:p w14:paraId="7C15DAC8" w14:textId="77777777" w:rsidR="002D74EC" w:rsidRPr="002D74EC" w:rsidRDefault="002D74EC" w:rsidP="002D74EC">
      <w:pPr>
        <w:pStyle w:val="ListParagraph"/>
        <w:ind w:left="502"/>
        <w:rPr>
          <w:rFonts w:cstheme="minorHAnsi"/>
          <w:sz w:val="36"/>
          <w:szCs w:val="36"/>
        </w:rPr>
      </w:pPr>
    </w:p>
    <w:p w14:paraId="4A813367" w14:textId="5A9B1CAE" w:rsidR="00BC21AA" w:rsidRPr="002D74EC" w:rsidRDefault="00BC21AA" w:rsidP="00DF1F74">
      <w:pPr>
        <w:pStyle w:val="ListParagraph"/>
        <w:numPr>
          <w:ilvl w:val="0"/>
          <w:numId w:val="1"/>
        </w:numPr>
        <w:rPr>
          <w:rFonts w:cstheme="minorHAnsi"/>
          <w:b/>
          <w:bCs/>
          <w:i/>
          <w:iCs/>
          <w:sz w:val="36"/>
          <w:szCs w:val="36"/>
        </w:rPr>
      </w:pPr>
      <w:r>
        <w:rPr>
          <w:rFonts w:cstheme="minorHAnsi"/>
          <w:b/>
          <w:bCs/>
          <w:sz w:val="36"/>
          <w:szCs w:val="36"/>
        </w:rPr>
        <w:t xml:space="preserve"> What is beta testing?</w:t>
      </w:r>
    </w:p>
    <w:p w14:paraId="066AE4E6" w14:textId="17BD83C8" w:rsidR="002D74EC" w:rsidRDefault="002D74EC" w:rsidP="002D74EC">
      <w:pPr>
        <w:pStyle w:val="ListParagraph"/>
        <w:numPr>
          <w:ilvl w:val="0"/>
          <w:numId w:val="30"/>
        </w:numPr>
        <w:rPr>
          <w:rFonts w:cstheme="minorHAnsi"/>
          <w:sz w:val="36"/>
          <w:szCs w:val="36"/>
        </w:rPr>
      </w:pPr>
      <w:r w:rsidRPr="002D74EC">
        <w:rPr>
          <w:rFonts w:cstheme="minorHAnsi"/>
          <w:sz w:val="36"/>
          <w:szCs w:val="36"/>
        </w:rPr>
        <w:t>It is always performed by the customers at their own site. It is not performed by Independent Testing Team</w:t>
      </w:r>
      <w:r>
        <w:rPr>
          <w:rFonts w:cstheme="minorHAnsi"/>
          <w:sz w:val="36"/>
          <w:szCs w:val="36"/>
        </w:rPr>
        <w:t>.</w:t>
      </w:r>
    </w:p>
    <w:p w14:paraId="1A15FB98" w14:textId="6C87AD7E" w:rsidR="002D74EC" w:rsidRDefault="002D74EC" w:rsidP="002D74EC">
      <w:pPr>
        <w:pStyle w:val="ListParagraph"/>
        <w:numPr>
          <w:ilvl w:val="0"/>
          <w:numId w:val="30"/>
        </w:numPr>
        <w:rPr>
          <w:rFonts w:cstheme="minorHAnsi"/>
          <w:sz w:val="36"/>
          <w:szCs w:val="36"/>
        </w:rPr>
      </w:pPr>
      <w:r w:rsidRPr="002D74EC">
        <w:rPr>
          <w:rFonts w:cstheme="minorHAnsi"/>
          <w:sz w:val="36"/>
          <w:szCs w:val="36"/>
        </w:rPr>
        <w:t>Beta Testing is always open to the market and public. It is usually conducted for software product.</w:t>
      </w:r>
    </w:p>
    <w:p w14:paraId="3839ED24" w14:textId="34982862" w:rsidR="002D74EC" w:rsidRDefault="002D74EC" w:rsidP="002D74EC">
      <w:pPr>
        <w:pStyle w:val="ListParagraph"/>
        <w:numPr>
          <w:ilvl w:val="0"/>
          <w:numId w:val="30"/>
        </w:numPr>
        <w:rPr>
          <w:rFonts w:cstheme="minorHAnsi"/>
          <w:sz w:val="36"/>
          <w:szCs w:val="36"/>
        </w:rPr>
      </w:pPr>
      <w:r w:rsidRPr="002D74EC">
        <w:rPr>
          <w:rFonts w:cstheme="minorHAnsi"/>
          <w:sz w:val="36"/>
          <w:szCs w:val="36"/>
        </w:rPr>
        <w:t>It is performed in Real Time Environment. It is always performed outside the organization. It is also the form of Acceptance Testing</w:t>
      </w:r>
      <w:r>
        <w:rPr>
          <w:rFonts w:cstheme="minorHAnsi"/>
          <w:sz w:val="36"/>
          <w:szCs w:val="36"/>
        </w:rPr>
        <w:t>.</w:t>
      </w:r>
    </w:p>
    <w:p w14:paraId="02F8534A" w14:textId="68B732CE" w:rsidR="002D74EC" w:rsidRDefault="002D74EC" w:rsidP="002D74EC">
      <w:pPr>
        <w:pStyle w:val="ListParagraph"/>
        <w:numPr>
          <w:ilvl w:val="0"/>
          <w:numId w:val="30"/>
        </w:numPr>
        <w:rPr>
          <w:rFonts w:cstheme="minorHAnsi"/>
          <w:sz w:val="36"/>
          <w:szCs w:val="36"/>
        </w:rPr>
      </w:pPr>
      <w:r w:rsidRPr="002D74EC">
        <w:rPr>
          <w:rFonts w:cstheme="minorHAnsi"/>
          <w:sz w:val="36"/>
          <w:szCs w:val="36"/>
        </w:rPr>
        <w:t>Beta Testing (field testing) is performed and carried out by users or you can say people at their own locations and site using customer data</w:t>
      </w:r>
      <w:r>
        <w:rPr>
          <w:rFonts w:cstheme="minorHAnsi"/>
          <w:sz w:val="36"/>
          <w:szCs w:val="36"/>
        </w:rPr>
        <w:t>.</w:t>
      </w:r>
    </w:p>
    <w:p w14:paraId="5700D3FA" w14:textId="77777777" w:rsidR="008B27B8" w:rsidRDefault="008B27B8" w:rsidP="008B27B8">
      <w:pPr>
        <w:pStyle w:val="ListParagraph"/>
        <w:ind w:left="502"/>
        <w:rPr>
          <w:rFonts w:cstheme="minorHAnsi"/>
          <w:sz w:val="36"/>
          <w:szCs w:val="36"/>
        </w:rPr>
      </w:pPr>
    </w:p>
    <w:p w14:paraId="412F2972" w14:textId="77777777" w:rsidR="002D74EC" w:rsidRPr="002D74EC" w:rsidRDefault="002D74EC" w:rsidP="008B27B8">
      <w:pPr>
        <w:pStyle w:val="ListParagraph"/>
        <w:ind w:left="502"/>
        <w:rPr>
          <w:rFonts w:cstheme="minorHAnsi"/>
          <w:sz w:val="36"/>
          <w:szCs w:val="36"/>
        </w:rPr>
      </w:pPr>
    </w:p>
    <w:p w14:paraId="169917E9" w14:textId="4CC9B5D7" w:rsidR="00BC21AA" w:rsidRPr="00BC21AA" w:rsidRDefault="00BC21AA" w:rsidP="00BC21AA">
      <w:pPr>
        <w:pStyle w:val="ListParagraph"/>
        <w:numPr>
          <w:ilvl w:val="0"/>
          <w:numId w:val="1"/>
        </w:numPr>
        <w:rPr>
          <w:rFonts w:cstheme="minorHAnsi"/>
          <w:b/>
          <w:bCs/>
          <w:i/>
          <w:iCs/>
          <w:sz w:val="36"/>
          <w:szCs w:val="36"/>
        </w:rPr>
      </w:pPr>
      <w:r>
        <w:rPr>
          <w:rFonts w:cstheme="minorHAnsi"/>
          <w:b/>
          <w:bCs/>
          <w:sz w:val="36"/>
          <w:szCs w:val="36"/>
        </w:rPr>
        <w:t>What is Component testing?</w:t>
      </w:r>
    </w:p>
    <w:p w14:paraId="6CA02DDE" w14:textId="2B224446" w:rsidR="00BC21AA" w:rsidRDefault="00224400" w:rsidP="00BC21AA">
      <w:pPr>
        <w:pStyle w:val="ListParagraph"/>
        <w:numPr>
          <w:ilvl w:val="0"/>
          <w:numId w:val="15"/>
        </w:numPr>
        <w:rPr>
          <w:rFonts w:cstheme="minorHAnsi"/>
          <w:sz w:val="36"/>
          <w:szCs w:val="36"/>
        </w:rPr>
      </w:pPr>
      <w:r w:rsidRPr="00224400">
        <w:rPr>
          <w:rFonts w:cstheme="minorHAnsi"/>
          <w:sz w:val="36"/>
          <w:szCs w:val="36"/>
        </w:rPr>
        <w:t>Component</w:t>
      </w:r>
      <w:r>
        <w:rPr>
          <w:rFonts w:cstheme="minorHAnsi"/>
          <w:sz w:val="36"/>
          <w:szCs w:val="36"/>
        </w:rPr>
        <w:t xml:space="preserve"> </w:t>
      </w:r>
      <w:r w:rsidRPr="00224400">
        <w:rPr>
          <w:rFonts w:cstheme="minorHAnsi"/>
          <w:sz w:val="36"/>
          <w:szCs w:val="36"/>
        </w:rPr>
        <w:t>(Unit) – A minimal software item that can be tested in isolation. It means “A unit is the smallest testable part of software.”</w:t>
      </w:r>
    </w:p>
    <w:p w14:paraId="4E01D9F9" w14:textId="4C1B9D34" w:rsidR="00224400" w:rsidRDefault="00224400" w:rsidP="00BC21AA">
      <w:pPr>
        <w:pStyle w:val="ListParagraph"/>
        <w:numPr>
          <w:ilvl w:val="0"/>
          <w:numId w:val="15"/>
        </w:numPr>
        <w:rPr>
          <w:rFonts w:cstheme="minorHAnsi"/>
          <w:sz w:val="36"/>
          <w:szCs w:val="36"/>
        </w:rPr>
      </w:pPr>
      <w:r w:rsidRPr="00224400">
        <w:rPr>
          <w:rFonts w:cstheme="minorHAnsi"/>
          <w:sz w:val="36"/>
          <w:szCs w:val="36"/>
        </w:rPr>
        <w:lastRenderedPageBreak/>
        <w:t>Component Testing – The testing of individual software components. Unit Testing is a level of the software testing process where individual units/components of a software/system are tested. The purpose is to validate that each unit of the software performs as designed.</w:t>
      </w:r>
    </w:p>
    <w:p w14:paraId="60CB5197" w14:textId="77777777" w:rsidR="00224400" w:rsidRDefault="00224400" w:rsidP="00224400">
      <w:pPr>
        <w:rPr>
          <w:rFonts w:cstheme="minorHAnsi"/>
          <w:sz w:val="36"/>
          <w:szCs w:val="36"/>
        </w:rPr>
      </w:pPr>
    </w:p>
    <w:p w14:paraId="60803D9B" w14:textId="77C90AD1" w:rsidR="00224400" w:rsidRDefault="00224400" w:rsidP="00224400">
      <w:pPr>
        <w:pStyle w:val="ListParagraph"/>
        <w:numPr>
          <w:ilvl w:val="0"/>
          <w:numId w:val="18"/>
        </w:numPr>
        <w:rPr>
          <w:rFonts w:cstheme="minorHAnsi"/>
          <w:b/>
          <w:bCs/>
          <w:sz w:val="36"/>
          <w:szCs w:val="36"/>
        </w:rPr>
      </w:pPr>
      <w:r>
        <w:rPr>
          <w:rFonts w:cstheme="minorHAnsi"/>
          <w:sz w:val="36"/>
          <w:szCs w:val="36"/>
        </w:rPr>
        <w:t xml:space="preserve"> </w:t>
      </w:r>
      <w:r w:rsidRPr="00224400">
        <w:rPr>
          <w:rFonts w:cstheme="minorHAnsi"/>
          <w:b/>
          <w:bCs/>
          <w:sz w:val="36"/>
          <w:szCs w:val="36"/>
        </w:rPr>
        <w:t>What is functional system testing?</w:t>
      </w:r>
    </w:p>
    <w:p w14:paraId="5666BFC6" w14:textId="6F8DE251" w:rsidR="00224400" w:rsidRDefault="00224400" w:rsidP="00224400">
      <w:pPr>
        <w:pStyle w:val="ListParagraph"/>
        <w:numPr>
          <w:ilvl w:val="0"/>
          <w:numId w:val="19"/>
        </w:numPr>
        <w:rPr>
          <w:rFonts w:cstheme="minorHAnsi"/>
          <w:sz w:val="36"/>
          <w:szCs w:val="36"/>
        </w:rPr>
      </w:pPr>
      <w:r w:rsidRPr="00224400">
        <w:rPr>
          <w:rFonts w:cstheme="minorHAnsi"/>
          <w:sz w:val="36"/>
          <w:szCs w:val="36"/>
        </w:rPr>
        <w:t>Functional System Testing: A requirement that specifies a function that a system or system component must perform</w:t>
      </w:r>
      <w:r>
        <w:rPr>
          <w:rFonts w:cstheme="minorHAnsi"/>
          <w:sz w:val="36"/>
          <w:szCs w:val="36"/>
        </w:rPr>
        <w:t>.</w:t>
      </w:r>
    </w:p>
    <w:p w14:paraId="32512F3C" w14:textId="383F998D" w:rsidR="00224400" w:rsidRDefault="0083027A" w:rsidP="00224400">
      <w:pPr>
        <w:pStyle w:val="ListParagraph"/>
        <w:numPr>
          <w:ilvl w:val="0"/>
          <w:numId w:val="19"/>
        </w:numPr>
        <w:rPr>
          <w:rFonts w:cstheme="minorHAnsi"/>
          <w:sz w:val="36"/>
          <w:szCs w:val="36"/>
        </w:rPr>
      </w:pPr>
      <w:r w:rsidRPr="0083027A">
        <w:rPr>
          <w:rFonts w:cstheme="minorHAnsi"/>
          <w:sz w:val="36"/>
          <w:szCs w:val="36"/>
        </w:rPr>
        <w:t xml:space="preserve">There is two types of Test Approach </w:t>
      </w:r>
      <w:r>
        <w:rPr>
          <w:rFonts w:ascii="Segoe UI Symbol" w:hAnsi="Segoe UI Symbol" w:cs="Segoe UI Symbol"/>
          <w:sz w:val="36"/>
          <w:szCs w:val="36"/>
        </w:rPr>
        <w:t xml:space="preserve">1) Requirement </w:t>
      </w:r>
      <w:r w:rsidRPr="0083027A">
        <w:rPr>
          <w:rFonts w:cstheme="minorHAnsi"/>
          <w:sz w:val="36"/>
          <w:szCs w:val="36"/>
        </w:rPr>
        <w:t xml:space="preserve">Based Functional </w:t>
      </w:r>
      <w:proofErr w:type="gramStart"/>
      <w:r w:rsidRPr="0083027A">
        <w:rPr>
          <w:rFonts w:cstheme="minorHAnsi"/>
          <w:sz w:val="36"/>
          <w:szCs w:val="36"/>
        </w:rPr>
        <w:t xml:space="preserve">Testing </w:t>
      </w:r>
      <w:r>
        <w:rPr>
          <w:rFonts w:cstheme="minorHAnsi"/>
          <w:sz w:val="36"/>
          <w:szCs w:val="36"/>
        </w:rPr>
        <w:t xml:space="preserve"> 2</w:t>
      </w:r>
      <w:proofErr w:type="gramEnd"/>
      <w:r>
        <w:rPr>
          <w:rFonts w:cstheme="minorHAnsi"/>
          <w:sz w:val="36"/>
          <w:szCs w:val="36"/>
        </w:rPr>
        <w:t xml:space="preserve">) </w:t>
      </w:r>
      <w:r w:rsidRPr="0083027A">
        <w:rPr>
          <w:rFonts w:cstheme="minorHAnsi"/>
          <w:sz w:val="36"/>
          <w:szCs w:val="36"/>
        </w:rPr>
        <w:t>Process Based Testing</w:t>
      </w:r>
    </w:p>
    <w:p w14:paraId="56FF6B20" w14:textId="77777777" w:rsidR="0083027A" w:rsidRDefault="0083027A" w:rsidP="0083027A">
      <w:pPr>
        <w:pStyle w:val="ListParagraph"/>
        <w:ind w:left="502"/>
        <w:rPr>
          <w:rFonts w:cstheme="minorHAnsi"/>
          <w:sz w:val="36"/>
          <w:szCs w:val="36"/>
        </w:rPr>
      </w:pPr>
    </w:p>
    <w:p w14:paraId="12C2FDD6" w14:textId="77777777" w:rsidR="0083027A" w:rsidRDefault="0083027A" w:rsidP="0083027A">
      <w:pPr>
        <w:pStyle w:val="ListParagraph"/>
        <w:ind w:left="502"/>
        <w:rPr>
          <w:rFonts w:cstheme="minorHAnsi"/>
          <w:sz w:val="36"/>
          <w:szCs w:val="36"/>
        </w:rPr>
      </w:pPr>
    </w:p>
    <w:p w14:paraId="133BE339" w14:textId="7C674872" w:rsidR="0083027A" w:rsidRDefault="0083027A" w:rsidP="0083027A">
      <w:pPr>
        <w:pStyle w:val="ListParagraph"/>
        <w:numPr>
          <w:ilvl w:val="0"/>
          <w:numId w:val="18"/>
        </w:numPr>
        <w:rPr>
          <w:rFonts w:cstheme="minorHAnsi"/>
          <w:b/>
          <w:bCs/>
          <w:sz w:val="36"/>
          <w:szCs w:val="36"/>
        </w:rPr>
      </w:pPr>
      <w:r>
        <w:rPr>
          <w:rFonts w:cstheme="minorHAnsi"/>
          <w:sz w:val="36"/>
          <w:szCs w:val="36"/>
        </w:rPr>
        <w:t xml:space="preserve"> </w:t>
      </w:r>
      <w:r w:rsidRPr="0083027A">
        <w:rPr>
          <w:rFonts w:cstheme="minorHAnsi"/>
          <w:b/>
          <w:bCs/>
          <w:sz w:val="36"/>
          <w:szCs w:val="36"/>
        </w:rPr>
        <w:t>What is non-functional testing?</w:t>
      </w:r>
    </w:p>
    <w:p w14:paraId="37A2722A" w14:textId="6605F565" w:rsidR="0083027A" w:rsidRDefault="0083027A" w:rsidP="0083027A">
      <w:pPr>
        <w:pStyle w:val="ListParagraph"/>
        <w:numPr>
          <w:ilvl w:val="0"/>
          <w:numId w:val="20"/>
        </w:numPr>
        <w:rPr>
          <w:rFonts w:cstheme="minorHAnsi"/>
          <w:sz w:val="36"/>
          <w:szCs w:val="36"/>
        </w:rPr>
      </w:pPr>
      <w:r w:rsidRPr="0083027A">
        <w:rPr>
          <w:rFonts w:cstheme="minorHAnsi"/>
          <w:sz w:val="36"/>
          <w:szCs w:val="36"/>
        </w:rPr>
        <w:t>Non-Functional Testing: Testing the attributes of a component or system that do not relate to functionality, e.g. reliability, efficiency, usability, interoperability, maintainability and portability</w:t>
      </w:r>
    </w:p>
    <w:p w14:paraId="39E6E8EF" w14:textId="236116A9" w:rsidR="0083027A" w:rsidRDefault="008E2931" w:rsidP="0083027A">
      <w:pPr>
        <w:pStyle w:val="ListParagraph"/>
        <w:numPr>
          <w:ilvl w:val="0"/>
          <w:numId w:val="20"/>
        </w:numPr>
        <w:rPr>
          <w:rFonts w:cstheme="minorHAnsi"/>
          <w:sz w:val="36"/>
          <w:szCs w:val="36"/>
        </w:rPr>
      </w:pPr>
      <w:r w:rsidRPr="008E2931">
        <w:rPr>
          <w:rFonts w:cstheme="minorHAnsi"/>
          <w:sz w:val="36"/>
          <w:szCs w:val="36"/>
        </w:rPr>
        <w:t>Non-functional testing includes, but is not limited to, performance testing, load testing, stress testing, usability testing, maintainability testing, reliability testing and portability testing</w:t>
      </w:r>
      <w:r>
        <w:rPr>
          <w:rFonts w:cstheme="minorHAnsi"/>
          <w:sz w:val="36"/>
          <w:szCs w:val="36"/>
        </w:rPr>
        <w:t>.</w:t>
      </w:r>
    </w:p>
    <w:p w14:paraId="7F8DC050" w14:textId="77777777" w:rsidR="008E2931" w:rsidRDefault="008E2931" w:rsidP="008E2931">
      <w:pPr>
        <w:pStyle w:val="ListParagraph"/>
        <w:ind w:left="502"/>
        <w:rPr>
          <w:rFonts w:cstheme="minorHAnsi"/>
          <w:sz w:val="36"/>
          <w:szCs w:val="36"/>
        </w:rPr>
      </w:pPr>
    </w:p>
    <w:p w14:paraId="34B0B7DE" w14:textId="174AE0CD" w:rsidR="008E2931" w:rsidRDefault="008E2931" w:rsidP="008E2931">
      <w:pPr>
        <w:pStyle w:val="ListParagraph"/>
        <w:numPr>
          <w:ilvl w:val="0"/>
          <w:numId w:val="18"/>
        </w:numPr>
        <w:rPr>
          <w:rFonts w:cstheme="minorHAnsi"/>
          <w:b/>
          <w:bCs/>
          <w:sz w:val="36"/>
          <w:szCs w:val="36"/>
        </w:rPr>
      </w:pPr>
      <w:r>
        <w:rPr>
          <w:rFonts w:cstheme="minorHAnsi"/>
          <w:sz w:val="36"/>
          <w:szCs w:val="36"/>
        </w:rPr>
        <w:t xml:space="preserve"> </w:t>
      </w:r>
      <w:r w:rsidRPr="008E2931">
        <w:rPr>
          <w:rFonts w:cstheme="minorHAnsi"/>
          <w:b/>
          <w:bCs/>
          <w:sz w:val="36"/>
          <w:szCs w:val="36"/>
        </w:rPr>
        <w:t>What is GUI testing?</w:t>
      </w:r>
    </w:p>
    <w:p w14:paraId="773FCED6" w14:textId="02F10370" w:rsidR="008A36F8" w:rsidRDefault="008A36F8" w:rsidP="008A36F8">
      <w:pPr>
        <w:pStyle w:val="ListParagraph"/>
        <w:numPr>
          <w:ilvl w:val="0"/>
          <w:numId w:val="24"/>
        </w:numPr>
        <w:rPr>
          <w:rFonts w:cstheme="minorHAnsi"/>
          <w:sz w:val="36"/>
          <w:szCs w:val="36"/>
        </w:rPr>
      </w:pPr>
      <w:r w:rsidRPr="008A36F8">
        <w:rPr>
          <w:rFonts w:cstheme="minorHAnsi"/>
          <w:sz w:val="36"/>
          <w:szCs w:val="36"/>
        </w:rPr>
        <w:lastRenderedPageBreak/>
        <w:t>Graphical User Interface (GUI) testing is the process of testing the system’s GUI of the System under Test. GUI testing involves checking the screens with the controls like menus, buttons, icons, and all types of bars – tool bar, menu bar, dialog boxes and windows etc</w:t>
      </w:r>
      <w:r>
        <w:rPr>
          <w:rFonts w:cstheme="minorHAnsi"/>
          <w:sz w:val="36"/>
          <w:szCs w:val="36"/>
        </w:rPr>
        <w:t>.</w:t>
      </w:r>
    </w:p>
    <w:p w14:paraId="4F5EB28C" w14:textId="47C8AF36" w:rsidR="008A36F8" w:rsidRDefault="008A36F8" w:rsidP="008A36F8">
      <w:pPr>
        <w:pStyle w:val="ListParagraph"/>
        <w:numPr>
          <w:ilvl w:val="0"/>
          <w:numId w:val="24"/>
        </w:numPr>
        <w:rPr>
          <w:rFonts w:cstheme="minorHAnsi"/>
          <w:sz w:val="36"/>
          <w:szCs w:val="36"/>
        </w:rPr>
      </w:pPr>
      <w:r w:rsidRPr="008A36F8">
        <w:rPr>
          <w:rFonts w:cstheme="minorHAnsi"/>
          <w:sz w:val="36"/>
          <w:szCs w:val="36"/>
        </w:rPr>
        <w:t>Check all the GUI elements for size, position, width, length and acceptance of characters or numbers. For instance, you must be able to provide inputs to the input fields.</w:t>
      </w:r>
    </w:p>
    <w:p w14:paraId="2172A05D" w14:textId="2AE798CB" w:rsidR="008A36F8" w:rsidRPr="008A36F8" w:rsidRDefault="008A36F8" w:rsidP="008A36F8">
      <w:pPr>
        <w:pStyle w:val="ListParagraph"/>
        <w:numPr>
          <w:ilvl w:val="0"/>
          <w:numId w:val="24"/>
        </w:numPr>
        <w:rPr>
          <w:rFonts w:cstheme="minorHAnsi"/>
          <w:sz w:val="36"/>
          <w:szCs w:val="36"/>
        </w:rPr>
      </w:pPr>
      <w:r w:rsidRPr="008A36F8">
        <w:rPr>
          <w:rFonts w:cstheme="minorHAnsi"/>
          <w:sz w:val="36"/>
          <w:szCs w:val="36"/>
        </w:rPr>
        <w:t>Check you can execute the intended functionality of the application using the GUI Check Error Messages are displayed correctly</w:t>
      </w:r>
      <w:r>
        <w:rPr>
          <w:rFonts w:cstheme="minorHAnsi"/>
          <w:sz w:val="36"/>
          <w:szCs w:val="36"/>
        </w:rPr>
        <w:t>.</w:t>
      </w:r>
    </w:p>
    <w:p w14:paraId="2FA62C20" w14:textId="77777777" w:rsidR="008A36F8" w:rsidRDefault="008A36F8" w:rsidP="008A36F8">
      <w:pPr>
        <w:pStyle w:val="ListParagraph"/>
        <w:ind w:left="360"/>
        <w:rPr>
          <w:rFonts w:cstheme="minorHAnsi"/>
          <w:b/>
          <w:bCs/>
          <w:sz w:val="36"/>
          <w:szCs w:val="36"/>
        </w:rPr>
      </w:pPr>
    </w:p>
    <w:p w14:paraId="36B3CB52" w14:textId="66EA473B" w:rsidR="008E2931" w:rsidRDefault="008E2931" w:rsidP="008E2931">
      <w:pPr>
        <w:pStyle w:val="ListParagraph"/>
        <w:numPr>
          <w:ilvl w:val="0"/>
          <w:numId w:val="18"/>
        </w:numPr>
        <w:rPr>
          <w:rFonts w:cstheme="minorHAnsi"/>
          <w:b/>
          <w:bCs/>
          <w:sz w:val="36"/>
          <w:szCs w:val="36"/>
        </w:rPr>
      </w:pPr>
      <w:r>
        <w:rPr>
          <w:rFonts w:cstheme="minorHAnsi"/>
          <w:b/>
          <w:bCs/>
          <w:sz w:val="36"/>
          <w:szCs w:val="36"/>
        </w:rPr>
        <w:t xml:space="preserve"> What is Ad-hoc testing?</w:t>
      </w:r>
    </w:p>
    <w:p w14:paraId="6AF6D46E" w14:textId="37E65BFE" w:rsidR="008E2931" w:rsidRDefault="007C44B8" w:rsidP="007074EA">
      <w:pPr>
        <w:pStyle w:val="ListParagraph"/>
        <w:numPr>
          <w:ilvl w:val="0"/>
          <w:numId w:val="23"/>
        </w:numPr>
        <w:rPr>
          <w:rFonts w:cstheme="minorHAnsi"/>
          <w:sz w:val="36"/>
          <w:szCs w:val="36"/>
        </w:rPr>
      </w:pPr>
      <w:r w:rsidRPr="007C44B8">
        <w:rPr>
          <w:rFonts w:cstheme="minorHAnsi"/>
          <w:sz w:val="36"/>
          <w:szCs w:val="36"/>
        </w:rPr>
        <w:t xml:space="preserve">Ad-hoc testing is an informal testing type with an aim to break the system. It does not follow any test design techniques to create test cases. In </w:t>
      </w:r>
      <w:proofErr w:type="gramStart"/>
      <w:r w:rsidRPr="007C44B8">
        <w:rPr>
          <w:rFonts w:cstheme="minorHAnsi"/>
          <w:sz w:val="36"/>
          <w:szCs w:val="36"/>
        </w:rPr>
        <w:t>fact</w:t>
      </w:r>
      <w:proofErr w:type="gramEnd"/>
      <w:r w:rsidRPr="007C44B8">
        <w:rPr>
          <w:rFonts w:cstheme="minorHAnsi"/>
          <w:sz w:val="36"/>
          <w:szCs w:val="36"/>
        </w:rPr>
        <w:t xml:space="preserve"> is does not create test cases altogether</w:t>
      </w:r>
      <w:r>
        <w:rPr>
          <w:rFonts w:cstheme="minorHAnsi"/>
          <w:sz w:val="36"/>
          <w:szCs w:val="36"/>
        </w:rPr>
        <w:t>.</w:t>
      </w:r>
    </w:p>
    <w:p w14:paraId="63D1B0CB" w14:textId="29F2E626" w:rsidR="007C44B8" w:rsidRDefault="007C44B8" w:rsidP="007074EA">
      <w:pPr>
        <w:pStyle w:val="ListParagraph"/>
        <w:numPr>
          <w:ilvl w:val="0"/>
          <w:numId w:val="23"/>
        </w:numPr>
        <w:rPr>
          <w:rFonts w:cstheme="minorHAnsi"/>
          <w:sz w:val="36"/>
          <w:szCs w:val="36"/>
        </w:rPr>
      </w:pPr>
      <w:r w:rsidRPr="007C44B8">
        <w:rPr>
          <w:rFonts w:cstheme="minorHAnsi"/>
          <w:sz w:val="36"/>
          <w:szCs w:val="36"/>
        </w:rPr>
        <w:t>This testing is primarily performed if the knowledge of testers in the system under test is very high.</w:t>
      </w:r>
    </w:p>
    <w:p w14:paraId="6A33DC8E" w14:textId="1EB82354" w:rsidR="007C44B8" w:rsidRDefault="007C44B8" w:rsidP="007074EA">
      <w:pPr>
        <w:pStyle w:val="ListParagraph"/>
        <w:numPr>
          <w:ilvl w:val="0"/>
          <w:numId w:val="23"/>
        </w:numPr>
        <w:rPr>
          <w:rFonts w:cstheme="minorHAnsi"/>
          <w:sz w:val="36"/>
          <w:szCs w:val="36"/>
        </w:rPr>
      </w:pPr>
      <w:r w:rsidRPr="007C44B8">
        <w:rPr>
          <w:rFonts w:cstheme="minorHAnsi"/>
          <w:sz w:val="36"/>
          <w:szCs w:val="36"/>
        </w:rPr>
        <w:t>Main aim of this testing is to find defects by random checking. Ad</w:t>
      </w:r>
      <w:r>
        <w:rPr>
          <w:rFonts w:cstheme="minorHAnsi"/>
          <w:sz w:val="36"/>
          <w:szCs w:val="36"/>
        </w:rPr>
        <w:t>-</w:t>
      </w:r>
      <w:r w:rsidRPr="007C44B8">
        <w:rPr>
          <w:rFonts w:cstheme="minorHAnsi"/>
          <w:sz w:val="36"/>
          <w:szCs w:val="36"/>
        </w:rPr>
        <w:t>hoc testing can be achieved with the testing technique called Error Guessing.</w:t>
      </w:r>
    </w:p>
    <w:p w14:paraId="612FE71E" w14:textId="16A8D390" w:rsidR="007C44B8" w:rsidRDefault="007C44B8" w:rsidP="007074EA">
      <w:pPr>
        <w:pStyle w:val="ListParagraph"/>
        <w:numPr>
          <w:ilvl w:val="0"/>
          <w:numId w:val="23"/>
        </w:numPr>
        <w:rPr>
          <w:rFonts w:cstheme="minorHAnsi"/>
          <w:sz w:val="36"/>
          <w:szCs w:val="36"/>
        </w:rPr>
      </w:pPr>
      <w:r w:rsidRPr="007C44B8">
        <w:rPr>
          <w:rFonts w:cstheme="minorHAnsi"/>
          <w:sz w:val="36"/>
          <w:szCs w:val="36"/>
        </w:rPr>
        <w:t>Error guessing can be done by the people having enough experience on the system to “guess” the most likely source of errors.</w:t>
      </w:r>
    </w:p>
    <w:p w14:paraId="78A2531F" w14:textId="77777777" w:rsidR="007C44B8" w:rsidRDefault="007C44B8" w:rsidP="007C44B8">
      <w:pPr>
        <w:pStyle w:val="ListParagraph"/>
        <w:ind w:left="502"/>
        <w:rPr>
          <w:rFonts w:cstheme="minorHAnsi"/>
          <w:sz w:val="36"/>
          <w:szCs w:val="36"/>
        </w:rPr>
      </w:pPr>
    </w:p>
    <w:p w14:paraId="66274D7B" w14:textId="24E2725A" w:rsidR="007C44B8" w:rsidRDefault="007C44B8" w:rsidP="007C44B8">
      <w:pPr>
        <w:pStyle w:val="ListParagraph"/>
        <w:numPr>
          <w:ilvl w:val="0"/>
          <w:numId w:val="18"/>
        </w:numPr>
        <w:rPr>
          <w:rFonts w:cstheme="minorHAnsi"/>
          <w:b/>
          <w:bCs/>
          <w:sz w:val="36"/>
          <w:szCs w:val="36"/>
        </w:rPr>
      </w:pPr>
      <w:r>
        <w:rPr>
          <w:rFonts w:cstheme="minorHAnsi"/>
          <w:sz w:val="36"/>
          <w:szCs w:val="36"/>
        </w:rPr>
        <w:t xml:space="preserve"> </w:t>
      </w:r>
      <w:r w:rsidRPr="007C44B8">
        <w:rPr>
          <w:rFonts w:cstheme="minorHAnsi"/>
          <w:b/>
          <w:bCs/>
          <w:sz w:val="36"/>
          <w:szCs w:val="36"/>
        </w:rPr>
        <w:t>What is load testing?</w:t>
      </w:r>
    </w:p>
    <w:p w14:paraId="689C45EA" w14:textId="751582FD" w:rsidR="00E445AE" w:rsidRDefault="00E445AE" w:rsidP="00E445AE">
      <w:pPr>
        <w:pStyle w:val="ListParagraph"/>
        <w:numPr>
          <w:ilvl w:val="0"/>
          <w:numId w:val="25"/>
        </w:numPr>
        <w:rPr>
          <w:rFonts w:cstheme="minorHAnsi"/>
          <w:sz w:val="36"/>
          <w:szCs w:val="36"/>
        </w:rPr>
      </w:pPr>
      <w:r w:rsidRPr="00E445AE">
        <w:rPr>
          <w:rFonts w:cstheme="minorHAnsi"/>
          <w:sz w:val="36"/>
          <w:szCs w:val="36"/>
        </w:rPr>
        <w:lastRenderedPageBreak/>
        <w:t>It</w:t>
      </w:r>
      <w:r>
        <w:rPr>
          <w:rFonts w:cstheme="minorHAnsi"/>
          <w:sz w:val="36"/>
          <w:szCs w:val="36"/>
        </w:rPr>
        <w:t xml:space="preserve"> i</w:t>
      </w:r>
      <w:r w:rsidRPr="00E445AE">
        <w:rPr>
          <w:rFonts w:cstheme="minorHAnsi"/>
          <w:sz w:val="36"/>
          <w:szCs w:val="36"/>
        </w:rPr>
        <w:t>s a performance testing to check system behavio</w:t>
      </w:r>
      <w:r>
        <w:rPr>
          <w:rFonts w:cstheme="minorHAnsi"/>
          <w:sz w:val="36"/>
          <w:szCs w:val="36"/>
        </w:rPr>
        <w:t>u</w:t>
      </w:r>
      <w:r w:rsidRPr="00E445AE">
        <w:rPr>
          <w:rFonts w:cstheme="minorHAnsi"/>
          <w:sz w:val="36"/>
          <w:szCs w:val="36"/>
        </w:rPr>
        <w:t>r under load. Testing an application under heavy loads, such as testing of a web site under a range of loads to determine at what point the system’s response time degrades or fails.</w:t>
      </w:r>
    </w:p>
    <w:p w14:paraId="57D8C1E7" w14:textId="1F8A9D1E" w:rsidR="00E445AE" w:rsidRDefault="00E445AE" w:rsidP="00E445AE">
      <w:pPr>
        <w:pStyle w:val="ListParagraph"/>
        <w:numPr>
          <w:ilvl w:val="0"/>
          <w:numId w:val="25"/>
        </w:numPr>
        <w:rPr>
          <w:rFonts w:cstheme="minorHAnsi"/>
          <w:sz w:val="36"/>
          <w:szCs w:val="36"/>
        </w:rPr>
      </w:pPr>
      <w:r w:rsidRPr="00E445AE">
        <w:rPr>
          <w:rFonts w:cstheme="minorHAnsi"/>
          <w:sz w:val="36"/>
          <w:szCs w:val="36"/>
        </w:rPr>
        <w:t>Load testing is a kind of performance testing which determines a system’s performance under real-life load conditions. This testing helps determine how the application behaves when multiple users access it simultaneously</w:t>
      </w:r>
      <w:r>
        <w:rPr>
          <w:rFonts w:cstheme="minorHAnsi"/>
          <w:sz w:val="36"/>
          <w:szCs w:val="36"/>
        </w:rPr>
        <w:t>.</w:t>
      </w:r>
    </w:p>
    <w:p w14:paraId="3C05D238" w14:textId="2B6AD4D1" w:rsidR="00E445AE" w:rsidRDefault="00E445AE" w:rsidP="00E445AE">
      <w:pPr>
        <w:pStyle w:val="ListParagraph"/>
        <w:numPr>
          <w:ilvl w:val="0"/>
          <w:numId w:val="25"/>
        </w:numPr>
        <w:rPr>
          <w:rFonts w:cstheme="minorHAnsi"/>
          <w:sz w:val="36"/>
          <w:szCs w:val="36"/>
        </w:rPr>
      </w:pPr>
      <w:r w:rsidRPr="00E445AE">
        <w:rPr>
          <w:rFonts w:cstheme="minorHAnsi"/>
          <w:sz w:val="36"/>
          <w:szCs w:val="36"/>
        </w:rPr>
        <w:t xml:space="preserve">This testing usually identifies </w:t>
      </w:r>
      <w:r>
        <w:rPr>
          <w:rFonts w:cstheme="minorHAnsi"/>
          <w:sz w:val="36"/>
          <w:szCs w:val="36"/>
        </w:rPr>
        <w:t xml:space="preserve">                                                </w:t>
      </w:r>
      <w:r w:rsidRPr="00E445AE">
        <w:rPr>
          <w:rFonts w:ascii="Segoe UI Symbol" w:hAnsi="Segoe UI Symbol" w:cs="Segoe UI Symbol"/>
          <w:sz w:val="36"/>
          <w:szCs w:val="36"/>
        </w:rPr>
        <w:t>➢</w:t>
      </w:r>
      <w:r w:rsidRPr="00E445AE">
        <w:rPr>
          <w:rFonts w:cstheme="minorHAnsi"/>
          <w:sz w:val="36"/>
          <w:szCs w:val="36"/>
        </w:rPr>
        <w:t xml:space="preserve"> The maximum operating capacity of an application </w:t>
      </w:r>
      <w:r>
        <w:rPr>
          <w:rFonts w:cstheme="minorHAnsi"/>
          <w:sz w:val="36"/>
          <w:szCs w:val="36"/>
        </w:rPr>
        <w:t xml:space="preserve">                         </w:t>
      </w:r>
      <w:r w:rsidRPr="00E445AE">
        <w:rPr>
          <w:rFonts w:ascii="Segoe UI Symbol" w:hAnsi="Segoe UI Symbol" w:cs="Segoe UI Symbol"/>
          <w:sz w:val="36"/>
          <w:szCs w:val="36"/>
        </w:rPr>
        <w:t>➢</w:t>
      </w:r>
      <w:r w:rsidRPr="00E445AE">
        <w:rPr>
          <w:rFonts w:cstheme="minorHAnsi"/>
          <w:sz w:val="36"/>
          <w:szCs w:val="36"/>
        </w:rPr>
        <w:t xml:space="preserve"> Determine whether current infrastructure is sufficient to run the application Sustainability of application with respect to peak user load </w:t>
      </w:r>
      <w:r>
        <w:rPr>
          <w:rFonts w:cstheme="minorHAnsi"/>
          <w:sz w:val="36"/>
          <w:szCs w:val="36"/>
        </w:rPr>
        <w:t xml:space="preserve">                                                              </w:t>
      </w:r>
      <w:r w:rsidRPr="00E445AE">
        <w:rPr>
          <w:rFonts w:ascii="Segoe UI Symbol" w:hAnsi="Segoe UI Symbol" w:cs="Segoe UI Symbol"/>
          <w:sz w:val="36"/>
          <w:szCs w:val="36"/>
        </w:rPr>
        <w:t>➢</w:t>
      </w:r>
      <w:r w:rsidRPr="00E445AE">
        <w:rPr>
          <w:rFonts w:cstheme="minorHAnsi"/>
          <w:sz w:val="36"/>
          <w:szCs w:val="36"/>
        </w:rPr>
        <w:t xml:space="preserve"> Number of concurrent users that an application can support, and scalability to allow more users to access it</w:t>
      </w:r>
    </w:p>
    <w:p w14:paraId="25C37481" w14:textId="77777777" w:rsidR="00E445AE" w:rsidRDefault="00E445AE" w:rsidP="00E445AE">
      <w:pPr>
        <w:pStyle w:val="ListParagraph"/>
        <w:ind w:left="502"/>
        <w:rPr>
          <w:rFonts w:cstheme="minorHAnsi"/>
          <w:sz w:val="36"/>
          <w:szCs w:val="36"/>
        </w:rPr>
      </w:pPr>
    </w:p>
    <w:p w14:paraId="38347E30" w14:textId="2546F241" w:rsidR="00E445AE" w:rsidRDefault="00E445AE" w:rsidP="00E445AE">
      <w:pPr>
        <w:pStyle w:val="ListParagraph"/>
        <w:numPr>
          <w:ilvl w:val="0"/>
          <w:numId w:val="18"/>
        </w:numPr>
        <w:rPr>
          <w:rFonts w:cstheme="minorHAnsi"/>
          <w:b/>
          <w:bCs/>
          <w:sz w:val="36"/>
          <w:szCs w:val="36"/>
        </w:rPr>
      </w:pPr>
      <w:r>
        <w:rPr>
          <w:rFonts w:cstheme="minorHAnsi"/>
          <w:sz w:val="36"/>
          <w:szCs w:val="36"/>
        </w:rPr>
        <w:t xml:space="preserve"> </w:t>
      </w:r>
      <w:r w:rsidRPr="00E445AE">
        <w:rPr>
          <w:rFonts w:cstheme="minorHAnsi"/>
          <w:b/>
          <w:bCs/>
          <w:sz w:val="36"/>
          <w:szCs w:val="36"/>
        </w:rPr>
        <w:t>What is stress testing?</w:t>
      </w:r>
    </w:p>
    <w:p w14:paraId="1F1F5D8F" w14:textId="4DE1A89D" w:rsidR="00954558" w:rsidRDefault="00954558" w:rsidP="00954558">
      <w:pPr>
        <w:pStyle w:val="ListParagraph"/>
        <w:numPr>
          <w:ilvl w:val="0"/>
          <w:numId w:val="26"/>
        </w:numPr>
        <w:rPr>
          <w:rFonts w:cstheme="minorHAnsi"/>
          <w:sz w:val="36"/>
          <w:szCs w:val="36"/>
        </w:rPr>
      </w:pPr>
      <w:r w:rsidRPr="00954558">
        <w:rPr>
          <w:rFonts w:cstheme="minorHAnsi"/>
          <w:sz w:val="36"/>
          <w:szCs w:val="36"/>
        </w:rPr>
        <w:t>Stress testing - System is stressed beyond its specifications to check how and when it fails. Performed under heavy load like putting large number beyond</w:t>
      </w:r>
      <w:r w:rsidRPr="00954558">
        <w:rPr>
          <w:rFonts w:cstheme="minorHAnsi"/>
          <w:b/>
          <w:bCs/>
          <w:sz w:val="36"/>
          <w:szCs w:val="36"/>
        </w:rPr>
        <w:t xml:space="preserve"> </w:t>
      </w:r>
      <w:r w:rsidRPr="00954558">
        <w:rPr>
          <w:rFonts w:cstheme="minorHAnsi"/>
          <w:sz w:val="36"/>
          <w:szCs w:val="36"/>
        </w:rPr>
        <w:t>storage capacity</w:t>
      </w:r>
      <w:r w:rsidRPr="00954558">
        <w:rPr>
          <w:rFonts w:cstheme="minorHAnsi"/>
          <w:b/>
          <w:bCs/>
          <w:sz w:val="36"/>
          <w:szCs w:val="36"/>
        </w:rPr>
        <w:t xml:space="preserve">, </w:t>
      </w:r>
      <w:r w:rsidRPr="00954558">
        <w:rPr>
          <w:rFonts w:cstheme="minorHAnsi"/>
          <w:sz w:val="36"/>
          <w:szCs w:val="36"/>
        </w:rPr>
        <w:t>complex database queries, continuous input to system or database load.</w:t>
      </w:r>
    </w:p>
    <w:p w14:paraId="0CBBDA1D" w14:textId="2E37232F" w:rsidR="00954558" w:rsidRDefault="00954558" w:rsidP="00954558">
      <w:pPr>
        <w:pStyle w:val="ListParagraph"/>
        <w:numPr>
          <w:ilvl w:val="0"/>
          <w:numId w:val="26"/>
        </w:numPr>
        <w:rPr>
          <w:rFonts w:cstheme="minorHAnsi"/>
          <w:sz w:val="36"/>
          <w:szCs w:val="36"/>
        </w:rPr>
      </w:pPr>
      <w:r w:rsidRPr="00954558">
        <w:rPr>
          <w:rFonts w:cstheme="minorHAnsi"/>
          <w:sz w:val="36"/>
          <w:szCs w:val="36"/>
        </w:rPr>
        <w:t xml:space="preserve">Stress testing is used to test the stability &amp; reliability of the system. This test mainly determines the system on its </w:t>
      </w:r>
      <w:r w:rsidRPr="00954558">
        <w:rPr>
          <w:rFonts w:cstheme="minorHAnsi"/>
          <w:sz w:val="36"/>
          <w:szCs w:val="36"/>
        </w:rPr>
        <w:lastRenderedPageBreak/>
        <w:t>robustness and error handling under extremely heavy load conditions.</w:t>
      </w:r>
    </w:p>
    <w:p w14:paraId="6983AE2E" w14:textId="64A5DBED" w:rsidR="00AC0A02" w:rsidRDefault="00AC0A02" w:rsidP="00954558">
      <w:pPr>
        <w:pStyle w:val="ListParagraph"/>
        <w:numPr>
          <w:ilvl w:val="0"/>
          <w:numId w:val="26"/>
        </w:numPr>
        <w:rPr>
          <w:rFonts w:cstheme="minorHAnsi"/>
          <w:sz w:val="36"/>
          <w:szCs w:val="36"/>
        </w:rPr>
      </w:pPr>
      <w:r w:rsidRPr="00AC0A02">
        <w:rPr>
          <w:rFonts w:cstheme="minorHAnsi"/>
          <w:sz w:val="36"/>
          <w:szCs w:val="36"/>
        </w:rPr>
        <w:t>It even tests beyond the normal operating point and evaluates how the system works under those extreme conditions</w:t>
      </w:r>
      <w:r>
        <w:rPr>
          <w:rFonts w:cstheme="minorHAnsi"/>
          <w:sz w:val="36"/>
          <w:szCs w:val="36"/>
        </w:rPr>
        <w:t>.</w:t>
      </w:r>
    </w:p>
    <w:p w14:paraId="0CD0C74E" w14:textId="074BD07C" w:rsidR="00AC0A02" w:rsidRDefault="00AC0A02" w:rsidP="00954558">
      <w:pPr>
        <w:pStyle w:val="ListParagraph"/>
        <w:numPr>
          <w:ilvl w:val="0"/>
          <w:numId w:val="26"/>
        </w:numPr>
        <w:rPr>
          <w:rFonts w:cstheme="minorHAnsi"/>
          <w:sz w:val="36"/>
          <w:szCs w:val="36"/>
        </w:rPr>
      </w:pPr>
      <w:r w:rsidRPr="00AC0A02">
        <w:rPr>
          <w:rFonts w:cstheme="minorHAnsi"/>
          <w:sz w:val="36"/>
          <w:szCs w:val="36"/>
        </w:rPr>
        <w:t>Stress Testing is done to make sure that the system would not crash under crunch situations</w:t>
      </w:r>
      <w:r>
        <w:rPr>
          <w:rFonts w:cstheme="minorHAnsi"/>
          <w:sz w:val="36"/>
          <w:szCs w:val="36"/>
        </w:rPr>
        <w:t>.</w:t>
      </w:r>
    </w:p>
    <w:p w14:paraId="7CA64576" w14:textId="77777777" w:rsidR="00AC0A02" w:rsidRDefault="00AC0A02" w:rsidP="00AC0A02">
      <w:pPr>
        <w:pStyle w:val="ListParagraph"/>
        <w:ind w:left="360"/>
        <w:rPr>
          <w:rFonts w:cstheme="minorHAnsi"/>
          <w:sz w:val="36"/>
          <w:szCs w:val="36"/>
        </w:rPr>
      </w:pPr>
    </w:p>
    <w:p w14:paraId="1D140225" w14:textId="5BD3C53E" w:rsidR="00AC0A02" w:rsidRDefault="00AC0A02" w:rsidP="00AC0A02">
      <w:pPr>
        <w:pStyle w:val="ListParagraph"/>
        <w:numPr>
          <w:ilvl w:val="0"/>
          <w:numId w:val="18"/>
        </w:numPr>
        <w:rPr>
          <w:rFonts w:cstheme="minorHAnsi"/>
          <w:b/>
          <w:bCs/>
          <w:sz w:val="36"/>
          <w:szCs w:val="36"/>
        </w:rPr>
      </w:pPr>
      <w:r>
        <w:rPr>
          <w:rFonts w:cstheme="minorHAnsi"/>
          <w:sz w:val="36"/>
          <w:szCs w:val="36"/>
        </w:rPr>
        <w:t xml:space="preserve"> </w:t>
      </w:r>
      <w:r w:rsidR="00A22F56" w:rsidRPr="00A22F56">
        <w:rPr>
          <w:rFonts w:cstheme="minorHAnsi"/>
          <w:b/>
          <w:bCs/>
          <w:sz w:val="36"/>
          <w:szCs w:val="36"/>
        </w:rPr>
        <w:t>What is white box testing and list the type of white box testing?</w:t>
      </w:r>
    </w:p>
    <w:p w14:paraId="0532031F" w14:textId="5F09DFE3" w:rsidR="00A22F56" w:rsidRDefault="00A22F56" w:rsidP="00A22F56">
      <w:pPr>
        <w:pStyle w:val="ListParagraph"/>
        <w:numPr>
          <w:ilvl w:val="0"/>
          <w:numId w:val="27"/>
        </w:numPr>
        <w:rPr>
          <w:rFonts w:cstheme="minorHAnsi"/>
          <w:sz w:val="36"/>
          <w:szCs w:val="36"/>
        </w:rPr>
      </w:pPr>
      <w:r w:rsidRPr="00A22F56">
        <w:rPr>
          <w:rFonts w:cstheme="minorHAnsi"/>
          <w:sz w:val="36"/>
          <w:szCs w:val="36"/>
        </w:rPr>
        <w:t>White Box Testing: Testing based on an analysis of the internal structure of the component or system.</w:t>
      </w:r>
    </w:p>
    <w:p w14:paraId="46E2E294" w14:textId="3457E1F0" w:rsidR="00A22F56" w:rsidRDefault="00A22F56" w:rsidP="00A22F56">
      <w:pPr>
        <w:pStyle w:val="ListParagraph"/>
        <w:numPr>
          <w:ilvl w:val="0"/>
          <w:numId w:val="27"/>
        </w:numPr>
        <w:rPr>
          <w:rFonts w:cstheme="minorHAnsi"/>
          <w:sz w:val="36"/>
          <w:szCs w:val="36"/>
        </w:rPr>
      </w:pPr>
      <w:r w:rsidRPr="00A22F56">
        <w:rPr>
          <w:rFonts w:cstheme="minorHAnsi"/>
          <w:sz w:val="36"/>
          <w:szCs w:val="36"/>
        </w:rPr>
        <w:t>Structure-based testing technique is also known as ‘white-box’ or ‘glass-box’ testing technique because here the testers require knowledge of how the software is implemented, how it works.</w:t>
      </w:r>
    </w:p>
    <w:p w14:paraId="11E227FF" w14:textId="4BAC18F1" w:rsidR="00A22F56" w:rsidRDefault="00A22F56" w:rsidP="00A22F56">
      <w:pPr>
        <w:pStyle w:val="ListParagraph"/>
        <w:numPr>
          <w:ilvl w:val="0"/>
          <w:numId w:val="27"/>
        </w:numPr>
        <w:rPr>
          <w:rFonts w:cstheme="minorHAnsi"/>
          <w:sz w:val="36"/>
          <w:szCs w:val="36"/>
        </w:rPr>
      </w:pPr>
      <w:r w:rsidRPr="00A22F56">
        <w:rPr>
          <w:rFonts w:cstheme="minorHAnsi"/>
          <w:sz w:val="36"/>
          <w:szCs w:val="36"/>
        </w:rPr>
        <w:t>In white-box testing the tester is concentrating on how the software does it.</w:t>
      </w:r>
    </w:p>
    <w:p w14:paraId="3E48FB93" w14:textId="6EE645CE" w:rsidR="00CA4EED" w:rsidRDefault="00CA4EED" w:rsidP="00A22F56">
      <w:pPr>
        <w:pStyle w:val="ListParagraph"/>
        <w:numPr>
          <w:ilvl w:val="0"/>
          <w:numId w:val="27"/>
        </w:numPr>
        <w:rPr>
          <w:rFonts w:cstheme="minorHAnsi"/>
          <w:sz w:val="36"/>
          <w:szCs w:val="36"/>
        </w:rPr>
      </w:pPr>
      <w:r>
        <w:rPr>
          <w:rFonts w:cstheme="minorHAnsi"/>
          <w:sz w:val="36"/>
          <w:szCs w:val="36"/>
        </w:rPr>
        <w:t xml:space="preserve">Type of White box testing: </w:t>
      </w:r>
    </w:p>
    <w:p w14:paraId="0C25FDC3" w14:textId="5AE64D77" w:rsidR="00CA4EED" w:rsidRDefault="00CA4EED" w:rsidP="00CA4EED">
      <w:pPr>
        <w:pStyle w:val="ListParagraph"/>
        <w:numPr>
          <w:ilvl w:val="0"/>
          <w:numId w:val="28"/>
        </w:numPr>
        <w:rPr>
          <w:rFonts w:cstheme="minorHAnsi"/>
          <w:sz w:val="36"/>
          <w:szCs w:val="36"/>
        </w:rPr>
      </w:pPr>
      <w:r>
        <w:rPr>
          <w:rFonts w:cstheme="minorHAnsi"/>
          <w:sz w:val="36"/>
          <w:szCs w:val="36"/>
        </w:rPr>
        <w:t>Test/Code coverage-</w:t>
      </w:r>
    </w:p>
    <w:p w14:paraId="5E7E0DD1" w14:textId="2E33F88B" w:rsidR="00CA4EED" w:rsidRDefault="00CA4EED" w:rsidP="00CA4EED">
      <w:pPr>
        <w:pStyle w:val="ListParagraph"/>
        <w:numPr>
          <w:ilvl w:val="0"/>
          <w:numId w:val="28"/>
        </w:numPr>
        <w:rPr>
          <w:rFonts w:cstheme="minorHAnsi"/>
          <w:sz w:val="36"/>
          <w:szCs w:val="36"/>
        </w:rPr>
      </w:pPr>
      <w:r>
        <w:rPr>
          <w:rFonts w:cstheme="minorHAnsi"/>
          <w:sz w:val="36"/>
          <w:szCs w:val="36"/>
        </w:rPr>
        <w:t>Types of coverage</w:t>
      </w:r>
      <w:r w:rsidR="0068118A">
        <w:rPr>
          <w:rFonts w:cstheme="minorHAnsi"/>
          <w:sz w:val="36"/>
          <w:szCs w:val="36"/>
        </w:rPr>
        <w:t>: Statement coverage</w:t>
      </w:r>
    </w:p>
    <w:p w14:paraId="507A4094" w14:textId="4BDB12C7" w:rsidR="0068118A" w:rsidRDefault="0068118A" w:rsidP="0068118A">
      <w:pPr>
        <w:pStyle w:val="ListParagraph"/>
        <w:ind w:left="1636"/>
        <w:rPr>
          <w:rFonts w:cstheme="minorHAnsi"/>
          <w:sz w:val="36"/>
          <w:szCs w:val="36"/>
        </w:rPr>
      </w:pPr>
      <w:r>
        <w:rPr>
          <w:rFonts w:cstheme="minorHAnsi"/>
          <w:sz w:val="36"/>
          <w:szCs w:val="36"/>
        </w:rPr>
        <w:t xml:space="preserve">                                  Decision/Branch coverage</w:t>
      </w:r>
    </w:p>
    <w:p w14:paraId="25BFE57A" w14:textId="2ED49AD6" w:rsidR="008B27B8" w:rsidRDefault="008B27B8" w:rsidP="008B27B8">
      <w:pPr>
        <w:pStyle w:val="ListParagraph"/>
        <w:ind w:left="1636"/>
        <w:rPr>
          <w:rFonts w:cstheme="minorHAnsi"/>
          <w:sz w:val="36"/>
          <w:szCs w:val="36"/>
        </w:rPr>
      </w:pPr>
      <w:r>
        <w:rPr>
          <w:rFonts w:cstheme="minorHAnsi"/>
          <w:sz w:val="36"/>
          <w:szCs w:val="36"/>
        </w:rPr>
        <w:t xml:space="preserve">                                  Condition coverage</w:t>
      </w:r>
    </w:p>
    <w:p w14:paraId="42A854D3" w14:textId="77777777" w:rsidR="008B27B8" w:rsidRDefault="008B27B8" w:rsidP="008B27B8">
      <w:pPr>
        <w:rPr>
          <w:rFonts w:cstheme="minorHAnsi"/>
          <w:sz w:val="36"/>
          <w:szCs w:val="36"/>
        </w:rPr>
      </w:pPr>
    </w:p>
    <w:p w14:paraId="283FF72B" w14:textId="1E648D00" w:rsidR="008B27B8" w:rsidRPr="007E477F" w:rsidRDefault="008B27B8" w:rsidP="008B27B8">
      <w:pPr>
        <w:pStyle w:val="ListParagraph"/>
        <w:numPr>
          <w:ilvl w:val="0"/>
          <w:numId w:val="18"/>
        </w:numPr>
        <w:rPr>
          <w:rFonts w:cstheme="minorHAnsi"/>
          <w:b/>
          <w:bCs/>
          <w:sz w:val="36"/>
          <w:szCs w:val="36"/>
        </w:rPr>
      </w:pPr>
      <w:r>
        <w:rPr>
          <w:rFonts w:cstheme="minorHAnsi"/>
          <w:sz w:val="36"/>
          <w:szCs w:val="36"/>
        </w:rPr>
        <w:t xml:space="preserve"> </w:t>
      </w:r>
      <w:r w:rsidR="007E477F" w:rsidRPr="007E477F">
        <w:rPr>
          <w:rFonts w:cstheme="minorHAnsi"/>
          <w:b/>
          <w:bCs/>
          <w:sz w:val="36"/>
          <w:szCs w:val="36"/>
        </w:rPr>
        <w:t>What is black box testing? What are the different black box testing techniques?</w:t>
      </w:r>
    </w:p>
    <w:p w14:paraId="1FEC1861" w14:textId="06088159" w:rsidR="007E477F" w:rsidRDefault="007E477F" w:rsidP="007E477F">
      <w:pPr>
        <w:pStyle w:val="ListParagraph"/>
        <w:numPr>
          <w:ilvl w:val="0"/>
          <w:numId w:val="31"/>
        </w:numPr>
        <w:rPr>
          <w:rFonts w:cstheme="minorHAnsi"/>
          <w:sz w:val="36"/>
          <w:szCs w:val="36"/>
        </w:rPr>
      </w:pPr>
      <w:r w:rsidRPr="007E477F">
        <w:rPr>
          <w:rFonts w:cstheme="minorHAnsi"/>
          <w:sz w:val="36"/>
          <w:szCs w:val="36"/>
        </w:rPr>
        <w:lastRenderedPageBreak/>
        <w:t>Black-box testing: Testing, either functional or non-functional, without reference to the internal structure of the component or system</w:t>
      </w:r>
      <w:r>
        <w:rPr>
          <w:rFonts w:cstheme="minorHAnsi"/>
          <w:sz w:val="36"/>
          <w:szCs w:val="36"/>
        </w:rPr>
        <w:t>.</w:t>
      </w:r>
    </w:p>
    <w:p w14:paraId="11F01B3F" w14:textId="715A1DDE" w:rsidR="007E477F" w:rsidRDefault="007E477F" w:rsidP="007E477F">
      <w:pPr>
        <w:pStyle w:val="ListParagraph"/>
        <w:numPr>
          <w:ilvl w:val="0"/>
          <w:numId w:val="31"/>
        </w:numPr>
        <w:rPr>
          <w:rFonts w:cstheme="minorHAnsi"/>
          <w:sz w:val="36"/>
          <w:szCs w:val="36"/>
        </w:rPr>
      </w:pPr>
      <w:r w:rsidRPr="007E477F">
        <w:rPr>
          <w:rFonts w:cstheme="minorHAnsi"/>
          <w:sz w:val="36"/>
          <w:szCs w:val="36"/>
        </w:rPr>
        <w:t>The testers have no knowledge of how the system or component is structured inside the box. In black-box testing the tester is concentrating on what the software does, not how it does it.</w:t>
      </w:r>
    </w:p>
    <w:p w14:paraId="51AC5EC6" w14:textId="18C28396" w:rsidR="007E477F" w:rsidRDefault="00546393" w:rsidP="007E477F">
      <w:pPr>
        <w:pStyle w:val="ListParagraph"/>
        <w:numPr>
          <w:ilvl w:val="0"/>
          <w:numId w:val="31"/>
        </w:numPr>
        <w:rPr>
          <w:rFonts w:cstheme="minorHAnsi"/>
          <w:sz w:val="36"/>
          <w:szCs w:val="36"/>
        </w:rPr>
      </w:pPr>
      <w:r w:rsidRPr="00546393">
        <w:rPr>
          <w:rFonts w:cstheme="minorHAnsi"/>
          <w:sz w:val="36"/>
          <w:szCs w:val="36"/>
        </w:rPr>
        <w:t>Typically, when performing a black box test, a tester will interact with the system's user interface by providing inputs and examining outputs without knowing how and where the inputs are worked upon.</w:t>
      </w:r>
    </w:p>
    <w:p w14:paraId="5849CE18" w14:textId="1D40FF80" w:rsidR="00546393" w:rsidRDefault="00546393" w:rsidP="007E477F">
      <w:pPr>
        <w:pStyle w:val="ListParagraph"/>
        <w:numPr>
          <w:ilvl w:val="0"/>
          <w:numId w:val="31"/>
        </w:numPr>
        <w:rPr>
          <w:rFonts w:cstheme="minorHAnsi"/>
          <w:sz w:val="36"/>
          <w:szCs w:val="36"/>
        </w:rPr>
      </w:pPr>
      <w:r>
        <w:rPr>
          <w:rFonts w:cstheme="minorHAnsi"/>
          <w:sz w:val="36"/>
          <w:szCs w:val="36"/>
        </w:rPr>
        <w:t xml:space="preserve">Black box testing techniques: </w:t>
      </w:r>
    </w:p>
    <w:p w14:paraId="676C917F" w14:textId="17C88F67" w:rsidR="00546393" w:rsidRDefault="00546393" w:rsidP="00546393">
      <w:pPr>
        <w:pStyle w:val="ListParagraph"/>
        <w:ind w:left="360"/>
        <w:rPr>
          <w:rFonts w:cstheme="minorHAnsi"/>
          <w:sz w:val="36"/>
          <w:szCs w:val="36"/>
        </w:rPr>
      </w:pPr>
      <w:r w:rsidRPr="00546393">
        <w:rPr>
          <w:rFonts w:cstheme="minorHAnsi"/>
          <w:sz w:val="36"/>
          <w:szCs w:val="36"/>
        </w:rPr>
        <w:t xml:space="preserve">Equivalence partitioning </w:t>
      </w:r>
      <w:r>
        <w:rPr>
          <w:rFonts w:cstheme="minorHAnsi"/>
          <w:sz w:val="36"/>
          <w:szCs w:val="36"/>
        </w:rPr>
        <w:t xml:space="preserve">                                                           </w:t>
      </w:r>
      <w:r w:rsidRPr="00546393">
        <w:rPr>
          <w:rFonts w:cstheme="minorHAnsi"/>
          <w:sz w:val="36"/>
          <w:szCs w:val="36"/>
        </w:rPr>
        <w:t xml:space="preserve">Boundary value analysis </w:t>
      </w:r>
      <w:r>
        <w:rPr>
          <w:rFonts w:cstheme="minorHAnsi"/>
          <w:sz w:val="36"/>
          <w:szCs w:val="36"/>
        </w:rPr>
        <w:t xml:space="preserve">                                                        </w:t>
      </w:r>
      <w:r w:rsidRPr="00546393">
        <w:rPr>
          <w:rFonts w:cstheme="minorHAnsi"/>
          <w:sz w:val="36"/>
          <w:szCs w:val="36"/>
        </w:rPr>
        <w:t xml:space="preserve">Decision tables </w:t>
      </w:r>
      <w:r>
        <w:rPr>
          <w:rFonts w:cstheme="minorHAnsi"/>
          <w:sz w:val="36"/>
          <w:szCs w:val="36"/>
        </w:rPr>
        <w:t xml:space="preserve">                               </w:t>
      </w:r>
      <w:r w:rsidRPr="00546393">
        <w:rPr>
          <w:rFonts w:cstheme="minorHAnsi"/>
          <w:sz w:val="36"/>
          <w:szCs w:val="36"/>
        </w:rPr>
        <w:t xml:space="preserve"> </w:t>
      </w:r>
      <w:r>
        <w:rPr>
          <w:rFonts w:cstheme="minorHAnsi"/>
          <w:sz w:val="36"/>
          <w:szCs w:val="36"/>
        </w:rPr>
        <w:t xml:space="preserve">                                          </w:t>
      </w:r>
      <w:r w:rsidRPr="00546393">
        <w:rPr>
          <w:rFonts w:cstheme="minorHAnsi"/>
          <w:sz w:val="36"/>
          <w:szCs w:val="36"/>
        </w:rPr>
        <w:t xml:space="preserve">State transition testing </w:t>
      </w:r>
      <w:r>
        <w:rPr>
          <w:rFonts w:cstheme="minorHAnsi"/>
          <w:sz w:val="36"/>
          <w:szCs w:val="36"/>
        </w:rPr>
        <w:t xml:space="preserve">                                                          </w:t>
      </w:r>
      <w:r w:rsidRPr="00546393">
        <w:rPr>
          <w:rFonts w:cstheme="minorHAnsi"/>
          <w:sz w:val="36"/>
          <w:szCs w:val="36"/>
        </w:rPr>
        <w:t xml:space="preserve">Use-case Testing </w:t>
      </w:r>
      <w:r>
        <w:rPr>
          <w:rFonts w:cstheme="minorHAnsi"/>
          <w:sz w:val="36"/>
          <w:szCs w:val="36"/>
        </w:rPr>
        <w:t xml:space="preserve">                     </w:t>
      </w:r>
      <w:r>
        <w:rPr>
          <w:rFonts w:ascii="Segoe UI Symbol" w:hAnsi="Segoe UI Symbol" w:cs="Segoe UI Symbol"/>
          <w:sz w:val="36"/>
          <w:szCs w:val="36"/>
        </w:rPr>
        <w:t xml:space="preserve">                                                      </w:t>
      </w:r>
      <w:r w:rsidRPr="00546393">
        <w:rPr>
          <w:rFonts w:cstheme="minorHAnsi"/>
          <w:sz w:val="36"/>
          <w:szCs w:val="36"/>
        </w:rPr>
        <w:t>Other Black Box Testing</w:t>
      </w:r>
    </w:p>
    <w:p w14:paraId="115C19E9" w14:textId="77777777" w:rsidR="00546393" w:rsidRDefault="00546393" w:rsidP="00546393">
      <w:pPr>
        <w:pStyle w:val="ListParagraph"/>
        <w:ind w:left="360"/>
        <w:rPr>
          <w:rFonts w:cstheme="minorHAnsi"/>
          <w:sz w:val="36"/>
          <w:szCs w:val="36"/>
        </w:rPr>
      </w:pPr>
    </w:p>
    <w:p w14:paraId="51F5B0AF" w14:textId="1247DA9D" w:rsidR="00546393" w:rsidRDefault="00546393" w:rsidP="00546393">
      <w:pPr>
        <w:pStyle w:val="ListParagraph"/>
        <w:numPr>
          <w:ilvl w:val="0"/>
          <w:numId w:val="18"/>
        </w:numPr>
        <w:rPr>
          <w:rFonts w:cstheme="minorHAnsi"/>
          <w:b/>
          <w:bCs/>
          <w:sz w:val="36"/>
          <w:szCs w:val="36"/>
        </w:rPr>
      </w:pPr>
      <w:r w:rsidRPr="00546393">
        <w:rPr>
          <w:rFonts w:cstheme="minorHAnsi"/>
          <w:b/>
          <w:bCs/>
          <w:sz w:val="36"/>
          <w:szCs w:val="36"/>
        </w:rPr>
        <w:t>Mention what are the categories of defect?</w:t>
      </w:r>
    </w:p>
    <w:p w14:paraId="3AAB34D4" w14:textId="7A4D06C9" w:rsidR="00F32EA2" w:rsidRDefault="009065CF" w:rsidP="00F32EA2">
      <w:pPr>
        <w:pStyle w:val="ListParagraph"/>
        <w:numPr>
          <w:ilvl w:val="0"/>
          <w:numId w:val="69"/>
        </w:numPr>
        <w:rPr>
          <w:rFonts w:cstheme="minorHAnsi"/>
          <w:b/>
          <w:bCs/>
          <w:sz w:val="36"/>
          <w:szCs w:val="36"/>
        </w:rPr>
      </w:pPr>
      <w:r w:rsidRPr="009065CF">
        <w:rPr>
          <w:rFonts w:cstheme="minorHAnsi"/>
          <w:b/>
          <w:bCs/>
          <w:sz w:val="36"/>
          <w:szCs w:val="36"/>
        </w:rPr>
        <w:t>1. Functional Defects</w:t>
      </w:r>
    </w:p>
    <w:p w14:paraId="0B054778" w14:textId="07C8E3F0" w:rsidR="009065CF" w:rsidRDefault="009065CF" w:rsidP="009065CF">
      <w:pPr>
        <w:pStyle w:val="NormalWeb"/>
        <w:numPr>
          <w:ilvl w:val="0"/>
          <w:numId w:val="69"/>
        </w:numPr>
      </w:pPr>
      <w:r>
        <w:rPr>
          <w:rStyle w:val="Strong"/>
          <w:rFonts w:eastAsiaTheme="majorEastAsia"/>
          <w:b w:val="0"/>
          <w:bCs w:val="0"/>
          <w:sz w:val="36"/>
          <w:szCs w:val="36"/>
        </w:rPr>
        <w:t>Definition</w:t>
      </w:r>
      <w:r w:rsidRPr="009065CF">
        <w:rPr>
          <w:sz w:val="36"/>
          <w:szCs w:val="36"/>
        </w:rPr>
        <w:t>: Occur when the software does not behave according to the requirements or expected functionality</w:t>
      </w:r>
      <w:r>
        <w:t>.</w:t>
      </w:r>
    </w:p>
    <w:p w14:paraId="64938FDF" w14:textId="47303921" w:rsidR="009065CF" w:rsidRPr="009065CF" w:rsidRDefault="009065CF" w:rsidP="009065CF">
      <w:pPr>
        <w:pStyle w:val="NormalWeb"/>
        <w:numPr>
          <w:ilvl w:val="0"/>
          <w:numId w:val="69"/>
        </w:numPr>
        <w:rPr>
          <w:sz w:val="36"/>
          <w:szCs w:val="36"/>
        </w:rPr>
      </w:pPr>
      <w:r>
        <w:rPr>
          <w:rStyle w:val="Strong"/>
          <w:rFonts w:eastAsiaTheme="majorEastAsia"/>
          <w:b w:val="0"/>
          <w:bCs w:val="0"/>
          <w:sz w:val="36"/>
          <w:szCs w:val="36"/>
        </w:rPr>
        <w:t>Example:</w:t>
      </w:r>
    </w:p>
    <w:p w14:paraId="0C035095" w14:textId="77777777" w:rsidR="009065CF" w:rsidRPr="009065CF" w:rsidRDefault="009065CF" w:rsidP="009065CF">
      <w:pPr>
        <w:pStyle w:val="NormalWeb"/>
        <w:numPr>
          <w:ilvl w:val="0"/>
          <w:numId w:val="69"/>
        </w:numPr>
        <w:rPr>
          <w:sz w:val="36"/>
          <w:szCs w:val="36"/>
        </w:rPr>
      </w:pPr>
      <w:r w:rsidRPr="009065CF">
        <w:rPr>
          <w:sz w:val="36"/>
          <w:szCs w:val="36"/>
        </w:rPr>
        <w:t>Login fails even with valid credentials.</w:t>
      </w:r>
    </w:p>
    <w:p w14:paraId="76370D30" w14:textId="77777777" w:rsidR="009065CF" w:rsidRPr="009065CF" w:rsidRDefault="009065CF" w:rsidP="009065CF">
      <w:pPr>
        <w:pStyle w:val="NormalWeb"/>
        <w:numPr>
          <w:ilvl w:val="0"/>
          <w:numId w:val="69"/>
        </w:numPr>
        <w:rPr>
          <w:sz w:val="36"/>
          <w:szCs w:val="36"/>
        </w:rPr>
      </w:pPr>
      <w:r w:rsidRPr="009065CF">
        <w:rPr>
          <w:sz w:val="36"/>
          <w:szCs w:val="36"/>
        </w:rPr>
        <w:t>A "Save" button doesn’t store data.</w:t>
      </w:r>
    </w:p>
    <w:p w14:paraId="50F1EABA" w14:textId="12370EE2" w:rsidR="009065CF" w:rsidRDefault="009065CF" w:rsidP="00F32EA2">
      <w:pPr>
        <w:pStyle w:val="ListParagraph"/>
        <w:numPr>
          <w:ilvl w:val="0"/>
          <w:numId w:val="69"/>
        </w:numPr>
        <w:rPr>
          <w:rFonts w:cstheme="minorHAnsi"/>
          <w:b/>
          <w:bCs/>
          <w:sz w:val="36"/>
          <w:szCs w:val="36"/>
        </w:rPr>
      </w:pPr>
      <w:r w:rsidRPr="009065CF">
        <w:rPr>
          <w:rFonts w:cstheme="minorHAnsi"/>
          <w:b/>
          <w:bCs/>
          <w:sz w:val="36"/>
          <w:szCs w:val="36"/>
        </w:rPr>
        <w:t>2. Logical Defects</w:t>
      </w:r>
    </w:p>
    <w:p w14:paraId="59BC572D" w14:textId="7A08F14E" w:rsidR="009065CF" w:rsidRPr="009065CF" w:rsidRDefault="00C85CF8" w:rsidP="009065CF">
      <w:pPr>
        <w:pStyle w:val="NormalWeb"/>
        <w:numPr>
          <w:ilvl w:val="0"/>
          <w:numId w:val="69"/>
        </w:numPr>
        <w:rPr>
          <w:sz w:val="36"/>
          <w:szCs w:val="36"/>
        </w:rPr>
      </w:pPr>
      <w:r>
        <w:rPr>
          <w:rStyle w:val="Strong"/>
          <w:rFonts w:eastAsiaTheme="majorEastAsia"/>
          <w:b w:val="0"/>
          <w:bCs w:val="0"/>
          <w:sz w:val="36"/>
          <w:szCs w:val="36"/>
        </w:rPr>
        <w:lastRenderedPageBreak/>
        <w:t>Definition</w:t>
      </w:r>
      <w:r w:rsidR="009065CF" w:rsidRPr="009065CF">
        <w:rPr>
          <w:sz w:val="36"/>
          <w:szCs w:val="36"/>
        </w:rPr>
        <w:t>: Flaws in the algorithm or business logic used in the application.</w:t>
      </w:r>
    </w:p>
    <w:p w14:paraId="296949AB" w14:textId="4F59E197" w:rsidR="009065CF" w:rsidRPr="009065CF" w:rsidRDefault="00C85CF8" w:rsidP="009065CF">
      <w:pPr>
        <w:pStyle w:val="NormalWeb"/>
        <w:numPr>
          <w:ilvl w:val="0"/>
          <w:numId w:val="69"/>
        </w:numPr>
        <w:rPr>
          <w:sz w:val="36"/>
          <w:szCs w:val="36"/>
        </w:rPr>
      </w:pPr>
      <w:r>
        <w:rPr>
          <w:rStyle w:val="Strong"/>
          <w:rFonts w:eastAsiaTheme="majorEastAsia"/>
          <w:b w:val="0"/>
          <w:bCs w:val="0"/>
          <w:sz w:val="36"/>
          <w:szCs w:val="36"/>
        </w:rPr>
        <w:t>Examples:</w:t>
      </w:r>
    </w:p>
    <w:p w14:paraId="473BE350" w14:textId="77777777" w:rsidR="009065CF" w:rsidRPr="009065CF" w:rsidRDefault="009065CF" w:rsidP="009065CF">
      <w:pPr>
        <w:pStyle w:val="NormalWeb"/>
        <w:numPr>
          <w:ilvl w:val="0"/>
          <w:numId w:val="69"/>
        </w:numPr>
        <w:rPr>
          <w:sz w:val="36"/>
          <w:szCs w:val="36"/>
        </w:rPr>
      </w:pPr>
      <w:r w:rsidRPr="009065CF">
        <w:rPr>
          <w:sz w:val="36"/>
          <w:szCs w:val="36"/>
        </w:rPr>
        <w:t>Incorrect tax calculation in an invoice.</w:t>
      </w:r>
    </w:p>
    <w:p w14:paraId="5F8C44C2" w14:textId="77777777" w:rsidR="009065CF" w:rsidRPr="009065CF" w:rsidRDefault="009065CF" w:rsidP="009065CF">
      <w:pPr>
        <w:pStyle w:val="NormalWeb"/>
        <w:numPr>
          <w:ilvl w:val="0"/>
          <w:numId w:val="69"/>
        </w:numPr>
        <w:rPr>
          <w:sz w:val="36"/>
          <w:szCs w:val="36"/>
        </w:rPr>
      </w:pPr>
      <w:r w:rsidRPr="009065CF">
        <w:rPr>
          <w:sz w:val="36"/>
          <w:szCs w:val="36"/>
        </w:rPr>
        <w:t>Applying a discount to the wrong items.</w:t>
      </w:r>
    </w:p>
    <w:p w14:paraId="085DB445" w14:textId="24A3C304" w:rsidR="00C85CF8" w:rsidRPr="00C85CF8" w:rsidRDefault="00C85CF8" w:rsidP="00C85CF8">
      <w:pPr>
        <w:pStyle w:val="ListParagraph"/>
        <w:numPr>
          <w:ilvl w:val="0"/>
          <w:numId w:val="69"/>
        </w:numPr>
        <w:spacing w:before="100" w:beforeAutospacing="1" w:after="100" w:afterAutospacing="1" w:line="240" w:lineRule="auto"/>
        <w:outlineLvl w:val="2"/>
        <w:rPr>
          <w:rFonts w:ascii="Times New Roman" w:eastAsia="Times New Roman" w:hAnsi="Times New Roman" w:cs="Times New Roman"/>
          <w:kern w:val="0"/>
          <w:sz w:val="36"/>
          <w:szCs w:val="36"/>
          <w:lang w:eastAsia="en-IN"/>
          <w14:ligatures w14:val="none"/>
        </w:rPr>
      </w:pPr>
      <w:r w:rsidRPr="00C85CF8">
        <w:rPr>
          <w:rFonts w:ascii="Times New Roman" w:eastAsia="Times New Roman" w:hAnsi="Times New Roman" w:cs="Times New Roman"/>
          <w:kern w:val="0"/>
          <w:sz w:val="36"/>
          <w:szCs w:val="36"/>
          <w:lang w:eastAsia="en-IN"/>
          <w14:ligatures w14:val="none"/>
        </w:rPr>
        <w:t>Performance Defects</w:t>
      </w:r>
    </w:p>
    <w:p w14:paraId="0DD97FA1" w14:textId="77777777" w:rsidR="00C85CF8" w:rsidRPr="00C85CF8" w:rsidRDefault="00C85CF8" w:rsidP="00C85CF8">
      <w:pPr>
        <w:numPr>
          <w:ilvl w:val="0"/>
          <w:numId w:val="6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85CF8">
        <w:rPr>
          <w:rFonts w:ascii="Times New Roman" w:eastAsia="Times New Roman" w:hAnsi="Times New Roman" w:cs="Times New Roman"/>
          <w:kern w:val="0"/>
          <w:sz w:val="36"/>
          <w:szCs w:val="36"/>
          <w:lang w:eastAsia="en-IN"/>
          <w14:ligatures w14:val="none"/>
        </w:rPr>
        <w:t>Definition: Occur when the system behaves correctly but underperforms in terms of speed, responsiveness, or stability.</w:t>
      </w:r>
    </w:p>
    <w:p w14:paraId="6C01FEAE" w14:textId="77777777" w:rsidR="00C85CF8" w:rsidRPr="00C85CF8" w:rsidRDefault="00C85CF8" w:rsidP="00C85CF8">
      <w:pPr>
        <w:numPr>
          <w:ilvl w:val="0"/>
          <w:numId w:val="6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85CF8">
        <w:rPr>
          <w:rFonts w:ascii="Times New Roman" w:eastAsia="Times New Roman" w:hAnsi="Times New Roman" w:cs="Times New Roman"/>
          <w:kern w:val="0"/>
          <w:sz w:val="36"/>
          <w:szCs w:val="36"/>
          <w:lang w:eastAsia="en-IN"/>
          <w14:ligatures w14:val="none"/>
        </w:rPr>
        <w:t>Examples:</w:t>
      </w:r>
    </w:p>
    <w:p w14:paraId="23944615" w14:textId="77777777" w:rsidR="00C85CF8" w:rsidRPr="00C85CF8" w:rsidRDefault="00C85CF8" w:rsidP="00C85CF8">
      <w:pPr>
        <w:numPr>
          <w:ilvl w:val="1"/>
          <w:numId w:val="6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85CF8">
        <w:rPr>
          <w:rFonts w:ascii="Times New Roman" w:eastAsia="Times New Roman" w:hAnsi="Times New Roman" w:cs="Times New Roman"/>
          <w:kern w:val="0"/>
          <w:sz w:val="36"/>
          <w:szCs w:val="36"/>
          <w:lang w:eastAsia="en-IN"/>
          <w14:ligatures w14:val="none"/>
        </w:rPr>
        <w:t>A page takes 10 seconds to load instead of 2.</w:t>
      </w:r>
    </w:p>
    <w:p w14:paraId="0A516AA0" w14:textId="77777777" w:rsidR="00C85CF8" w:rsidRPr="00C85CF8" w:rsidRDefault="00C85CF8" w:rsidP="00C85CF8">
      <w:pPr>
        <w:numPr>
          <w:ilvl w:val="1"/>
          <w:numId w:val="6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85CF8">
        <w:rPr>
          <w:rFonts w:ascii="Times New Roman" w:eastAsia="Times New Roman" w:hAnsi="Times New Roman" w:cs="Times New Roman"/>
          <w:kern w:val="0"/>
          <w:sz w:val="36"/>
          <w:szCs w:val="36"/>
          <w:lang w:eastAsia="en-IN"/>
          <w14:ligatures w14:val="none"/>
        </w:rPr>
        <w:t>Memory leaks under load.</w:t>
      </w:r>
    </w:p>
    <w:p w14:paraId="1459BE5E" w14:textId="0571CE48" w:rsidR="00C85CF8" w:rsidRPr="00C85CF8" w:rsidRDefault="00C85CF8" w:rsidP="00C85CF8">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C85CF8">
        <w:rPr>
          <w:rFonts w:ascii="Times New Roman" w:eastAsia="Times New Roman" w:hAnsi="Times New Roman" w:cs="Times New Roman"/>
          <w:b/>
          <w:bCs/>
          <w:kern w:val="0"/>
          <w:sz w:val="36"/>
          <w:szCs w:val="36"/>
          <w:lang w:eastAsia="en-IN"/>
          <w14:ligatures w14:val="none"/>
        </w:rPr>
        <w:t>4. Security Defects</w:t>
      </w:r>
    </w:p>
    <w:p w14:paraId="51E8E0C8" w14:textId="77777777" w:rsidR="00C85CF8" w:rsidRPr="00C85CF8" w:rsidRDefault="00C85CF8" w:rsidP="00C85CF8">
      <w:pPr>
        <w:numPr>
          <w:ilvl w:val="0"/>
          <w:numId w:val="6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85CF8">
        <w:rPr>
          <w:rFonts w:ascii="Times New Roman" w:eastAsia="Times New Roman" w:hAnsi="Times New Roman" w:cs="Times New Roman"/>
          <w:kern w:val="0"/>
          <w:sz w:val="36"/>
          <w:szCs w:val="36"/>
          <w:lang w:eastAsia="en-IN"/>
          <w14:ligatures w14:val="none"/>
        </w:rPr>
        <w:t>Definition: Create vulnerabilities or allow unauthorized access to the system.</w:t>
      </w:r>
    </w:p>
    <w:p w14:paraId="6E04412E" w14:textId="77777777" w:rsidR="00C85CF8" w:rsidRPr="00C85CF8" w:rsidRDefault="00C85CF8" w:rsidP="00C85CF8">
      <w:pPr>
        <w:numPr>
          <w:ilvl w:val="0"/>
          <w:numId w:val="6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85CF8">
        <w:rPr>
          <w:rFonts w:ascii="Times New Roman" w:eastAsia="Times New Roman" w:hAnsi="Times New Roman" w:cs="Times New Roman"/>
          <w:kern w:val="0"/>
          <w:sz w:val="36"/>
          <w:szCs w:val="36"/>
          <w:lang w:eastAsia="en-IN"/>
          <w14:ligatures w14:val="none"/>
        </w:rPr>
        <w:t>Examples:</w:t>
      </w:r>
    </w:p>
    <w:p w14:paraId="34456A76" w14:textId="77777777" w:rsidR="00C85CF8" w:rsidRPr="00C85CF8" w:rsidRDefault="00C85CF8" w:rsidP="00C85CF8">
      <w:pPr>
        <w:numPr>
          <w:ilvl w:val="1"/>
          <w:numId w:val="6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85CF8">
        <w:rPr>
          <w:rFonts w:ascii="Times New Roman" w:eastAsia="Times New Roman" w:hAnsi="Times New Roman" w:cs="Times New Roman"/>
          <w:kern w:val="0"/>
          <w:sz w:val="36"/>
          <w:szCs w:val="36"/>
          <w:lang w:eastAsia="en-IN"/>
          <w14:ligatures w14:val="none"/>
        </w:rPr>
        <w:t>SQL injection vulnerability.</w:t>
      </w:r>
    </w:p>
    <w:p w14:paraId="746D24D9" w14:textId="649E93A5" w:rsidR="009065CF" w:rsidRPr="00C85CF8" w:rsidRDefault="00C85CF8" w:rsidP="00C85CF8">
      <w:pPr>
        <w:numPr>
          <w:ilvl w:val="1"/>
          <w:numId w:val="6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85CF8">
        <w:rPr>
          <w:rFonts w:ascii="Times New Roman" w:eastAsia="Times New Roman" w:hAnsi="Times New Roman" w:cs="Times New Roman"/>
          <w:kern w:val="0"/>
          <w:sz w:val="36"/>
          <w:szCs w:val="36"/>
          <w:lang w:eastAsia="en-IN"/>
          <w14:ligatures w14:val="none"/>
        </w:rPr>
        <w:t>Password stored in plain text.</w:t>
      </w:r>
    </w:p>
    <w:p w14:paraId="6E4D8B16" w14:textId="18247608" w:rsidR="00546393" w:rsidRDefault="00546393" w:rsidP="00546393">
      <w:pPr>
        <w:pStyle w:val="ListParagraph"/>
        <w:numPr>
          <w:ilvl w:val="0"/>
          <w:numId w:val="18"/>
        </w:numPr>
        <w:rPr>
          <w:rFonts w:cstheme="minorHAnsi"/>
          <w:b/>
          <w:bCs/>
          <w:sz w:val="36"/>
          <w:szCs w:val="36"/>
        </w:rPr>
      </w:pPr>
      <w:r>
        <w:rPr>
          <w:rFonts w:cstheme="minorHAnsi"/>
          <w:b/>
          <w:bCs/>
          <w:sz w:val="36"/>
          <w:szCs w:val="36"/>
        </w:rPr>
        <w:t>Mention what big-bang testing is?</w:t>
      </w:r>
    </w:p>
    <w:p w14:paraId="68753BFF" w14:textId="74DC284A" w:rsidR="00546393" w:rsidRDefault="00546393" w:rsidP="00546393">
      <w:pPr>
        <w:pStyle w:val="ListParagraph"/>
        <w:numPr>
          <w:ilvl w:val="0"/>
          <w:numId w:val="33"/>
        </w:numPr>
        <w:rPr>
          <w:rFonts w:cstheme="minorHAnsi"/>
          <w:sz w:val="36"/>
          <w:szCs w:val="36"/>
        </w:rPr>
      </w:pPr>
      <w:r w:rsidRPr="00546393">
        <w:rPr>
          <w:rFonts w:cstheme="minorHAnsi"/>
          <w:sz w:val="36"/>
          <w:szCs w:val="36"/>
        </w:rPr>
        <w:t>In Big Bang integration testing all components or modules is integrated simultaneously, after which everything is tested as a whole</w:t>
      </w:r>
      <w:r>
        <w:rPr>
          <w:rFonts w:cstheme="minorHAnsi"/>
          <w:sz w:val="36"/>
          <w:szCs w:val="36"/>
        </w:rPr>
        <w:t>.</w:t>
      </w:r>
    </w:p>
    <w:p w14:paraId="28982100" w14:textId="15E4FBC4" w:rsidR="00546393" w:rsidRDefault="00546393" w:rsidP="00546393">
      <w:pPr>
        <w:pStyle w:val="ListParagraph"/>
        <w:numPr>
          <w:ilvl w:val="0"/>
          <w:numId w:val="33"/>
        </w:numPr>
        <w:rPr>
          <w:rFonts w:cstheme="minorHAnsi"/>
          <w:sz w:val="36"/>
          <w:szCs w:val="36"/>
        </w:rPr>
      </w:pPr>
      <w:r w:rsidRPr="00546393">
        <w:rPr>
          <w:rFonts w:cstheme="minorHAnsi"/>
          <w:sz w:val="36"/>
          <w:szCs w:val="36"/>
        </w:rPr>
        <w:t>Big Bang testing has the advantage that everything is finished before integration testing starts</w:t>
      </w:r>
      <w:r>
        <w:rPr>
          <w:rFonts w:cstheme="minorHAnsi"/>
          <w:sz w:val="36"/>
          <w:szCs w:val="36"/>
        </w:rPr>
        <w:t>.</w:t>
      </w:r>
    </w:p>
    <w:p w14:paraId="64EF9B24" w14:textId="77777777" w:rsidR="00546393" w:rsidRPr="00546393" w:rsidRDefault="00546393" w:rsidP="00546393">
      <w:pPr>
        <w:pStyle w:val="ListParagraph"/>
        <w:numPr>
          <w:ilvl w:val="0"/>
          <w:numId w:val="33"/>
        </w:numPr>
        <w:rPr>
          <w:rFonts w:cstheme="minorHAnsi"/>
          <w:sz w:val="36"/>
          <w:szCs w:val="36"/>
        </w:rPr>
      </w:pPr>
      <w:r w:rsidRPr="00546393">
        <w:rPr>
          <w:rFonts w:cstheme="minorHAnsi"/>
          <w:sz w:val="36"/>
          <w:szCs w:val="36"/>
        </w:rPr>
        <w:t xml:space="preserve">The major disadvantage is that in general, it is time-consuming and difficult to trace the cause of failures </w:t>
      </w:r>
    </w:p>
    <w:p w14:paraId="3BA95C95" w14:textId="063CD628" w:rsidR="00546393" w:rsidRDefault="00546393" w:rsidP="00546393">
      <w:pPr>
        <w:pStyle w:val="ListParagraph"/>
        <w:ind w:left="360"/>
        <w:rPr>
          <w:rFonts w:cstheme="minorHAnsi"/>
          <w:sz w:val="36"/>
          <w:szCs w:val="36"/>
        </w:rPr>
      </w:pPr>
      <w:r w:rsidRPr="00546393">
        <w:rPr>
          <w:rFonts w:cstheme="minorHAnsi"/>
          <w:sz w:val="36"/>
          <w:szCs w:val="36"/>
        </w:rPr>
        <w:t>because of this late integration. Here all components are integrated at once and then tested</w:t>
      </w:r>
      <w:r>
        <w:rPr>
          <w:rFonts w:cstheme="minorHAnsi"/>
          <w:sz w:val="36"/>
          <w:szCs w:val="36"/>
        </w:rPr>
        <w:t>.</w:t>
      </w:r>
    </w:p>
    <w:p w14:paraId="2F5981AB" w14:textId="77777777" w:rsidR="00546393" w:rsidRDefault="00546393" w:rsidP="00546393">
      <w:pPr>
        <w:pStyle w:val="ListParagraph"/>
        <w:ind w:left="360"/>
        <w:rPr>
          <w:rFonts w:cstheme="minorHAnsi"/>
          <w:sz w:val="36"/>
          <w:szCs w:val="36"/>
        </w:rPr>
      </w:pPr>
    </w:p>
    <w:p w14:paraId="2E9C4D6E" w14:textId="0CD09908" w:rsidR="00546393" w:rsidRDefault="00546393" w:rsidP="00546393">
      <w:pPr>
        <w:pStyle w:val="ListParagraph"/>
        <w:numPr>
          <w:ilvl w:val="0"/>
          <w:numId w:val="34"/>
        </w:numPr>
        <w:rPr>
          <w:rFonts w:cstheme="minorHAnsi"/>
          <w:b/>
          <w:bCs/>
          <w:sz w:val="36"/>
          <w:szCs w:val="36"/>
        </w:rPr>
      </w:pPr>
      <w:r>
        <w:rPr>
          <w:rFonts w:cstheme="minorHAnsi"/>
          <w:sz w:val="36"/>
          <w:szCs w:val="36"/>
        </w:rPr>
        <w:t xml:space="preserve"> </w:t>
      </w:r>
      <w:r w:rsidRPr="00974BE8">
        <w:rPr>
          <w:rFonts w:cstheme="minorHAnsi"/>
          <w:b/>
          <w:bCs/>
          <w:sz w:val="36"/>
          <w:szCs w:val="36"/>
        </w:rPr>
        <w:t>What is the purpose of Exit criteri</w:t>
      </w:r>
      <w:r w:rsidR="00974BE8" w:rsidRPr="00974BE8">
        <w:rPr>
          <w:rFonts w:cstheme="minorHAnsi"/>
          <w:b/>
          <w:bCs/>
          <w:sz w:val="36"/>
          <w:szCs w:val="36"/>
        </w:rPr>
        <w:t>a?</w:t>
      </w:r>
    </w:p>
    <w:p w14:paraId="4E2C9F7D" w14:textId="78686D90" w:rsidR="00C85CF8" w:rsidRDefault="00C85CF8" w:rsidP="00C85CF8">
      <w:pPr>
        <w:pStyle w:val="ListParagraph"/>
        <w:numPr>
          <w:ilvl w:val="0"/>
          <w:numId w:val="78"/>
        </w:numPr>
        <w:rPr>
          <w:rFonts w:cstheme="minorHAnsi"/>
          <w:b/>
          <w:bCs/>
          <w:sz w:val="36"/>
          <w:szCs w:val="36"/>
        </w:rPr>
      </w:pPr>
      <w:r w:rsidRPr="00C85CF8">
        <w:rPr>
          <w:rFonts w:cstheme="minorHAnsi"/>
          <w:sz w:val="36"/>
          <w:szCs w:val="36"/>
        </w:rPr>
        <w:t>The purpose of exit criteria in software testing is to define when testing can be considered complete and the software is ready to move to the next phase (e.g., release, deployment, or delivery). It acts as a quality gate to ensure that all necessary testing activities and quality standards have been met</w:t>
      </w:r>
      <w:r w:rsidRPr="00C85CF8">
        <w:rPr>
          <w:rFonts w:cstheme="minorHAnsi"/>
          <w:b/>
          <w:bCs/>
          <w:sz w:val="36"/>
          <w:szCs w:val="36"/>
        </w:rPr>
        <w:t>.</w:t>
      </w:r>
    </w:p>
    <w:p w14:paraId="17204624" w14:textId="77777777" w:rsidR="00C85CF8" w:rsidRDefault="00C85CF8" w:rsidP="00C85CF8">
      <w:pPr>
        <w:pStyle w:val="ListParagraph"/>
        <w:ind w:left="502"/>
        <w:rPr>
          <w:rFonts w:cstheme="minorHAnsi"/>
          <w:b/>
          <w:bCs/>
          <w:sz w:val="36"/>
          <w:szCs w:val="36"/>
        </w:rPr>
      </w:pPr>
    </w:p>
    <w:p w14:paraId="1C67F4B4" w14:textId="0D4A7532" w:rsidR="00974BE8" w:rsidRDefault="00974BE8" w:rsidP="00546393">
      <w:pPr>
        <w:pStyle w:val="ListParagraph"/>
        <w:numPr>
          <w:ilvl w:val="0"/>
          <w:numId w:val="34"/>
        </w:numPr>
        <w:rPr>
          <w:rFonts w:cstheme="minorHAnsi"/>
          <w:b/>
          <w:bCs/>
          <w:sz w:val="36"/>
          <w:szCs w:val="36"/>
        </w:rPr>
      </w:pPr>
      <w:r>
        <w:rPr>
          <w:rFonts w:cstheme="minorHAnsi"/>
          <w:b/>
          <w:bCs/>
          <w:sz w:val="36"/>
          <w:szCs w:val="36"/>
        </w:rPr>
        <w:t xml:space="preserve"> When should “Regression testing” be performed?</w:t>
      </w:r>
    </w:p>
    <w:p w14:paraId="74E28DD7" w14:textId="615F91A7" w:rsidR="00974BE8" w:rsidRDefault="00351F8A" w:rsidP="00974BE8">
      <w:pPr>
        <w:pStyle w:val="ListParagraph"/>
        <w:numPr>
          <w:ilvl w:val="0"/>
          <w:numId w:val="36"/>
        </w:numPr>
        <w:rPr>
          <w:rFonts w:cstheme="minorHAnsi"/>
          <w:sz w:val="36"/>
          <w:szCs w:val="36"/>
        </w:rPr>
      </w:pPr>
      <w:r w:rsidRPr="00351F8A">
        <w:rPr>
          <w:rFonts w:cstheme="minorHAnsi"/>
          <w:sz w:val="36"/>
          <w:szCs w:val="36"/>
        </w:rPr>
        <w:t xml:space="preserve">If the test is re-run and passes you cannot necessarily say the fault has been resolved because </w:t>
      </w:r>
      <w:r>
        <w:rPr>
          <w:rFonts w:cstheme="minorHAnsi"/>
          <w:sz w:val="36"/>
          <w:szCs w:val="36"/>
        </w:rPr>
        <w:t>y</w:t>
      </w:r>
      <w:r w:rsidRPr="00351F8A">
        <w:rPr>
          <w:rFonts w:cstheme="minorHAnsi"/>
          <w:sz w:val="36"/>
          <w:szCs w:val="36"/>
        </w:rPr>
        <w:t>ou also need to ensure that the modifications have not caused unintended side-effects elsewhere and that the modified system still meets its requirements</w:t>
      </w:r>
      <w:r>
        <w:rPr>
          <w:rFonts w:cstheme="minorHAnsi"/>
          <w:sz w:val="36"/>
          <w:szCs w:val="36"/>
        </w:rPr>
        <w:t>.</w:t>
      </w:r>
    </w:p>
    <w:p w14:paraId="183A0C43" w14:textId="77777777" w:rsidR="00351F8A" w:rsidRDefault="00351F8A" w:rsidP="00974BE8">
      <w:pPr>
        <w:pStyle w:val="ListParagraph"/>
        <w:numPr>
          <w:ilvl w:val="0"/>
          <w:numId w:val="36"/>
        </w:numPr>
        <w:rPr>
          <w:rFonts w:cstheme="minorHAnsi"/>
          <w:sz w:val="36"/>
          <w:szCs w:val="36"/>
        </w:rPr>
      </w:pPr>
      <w:r>
        <w:rPr>
          <w:rFonts w:cstheme="minorHAnsi"/>
          <w:sz w:val="36"/>
          <w:szCs w:val="36"/>
        </w:rPr>
        <w:t>Therefore, Regression testing is done after sanity testing has passed to make sure that the modifications has not caused unintended side effects.</w:t>
      </w:r>
    </w:p>
    <w:p w14:paraId="262021C8" w14:textId="77777777" w:rsidR="00351F8A" w:rsidRDefault="00351F8A" w:rsidP="00351F8A">
      <w:pPr>
        <w:pStyle w:val="ListParagraph"/>
        <w:ind w:left="502"/>
        <w:rPr>
          <w:rFonts w:cstheme="minorHAnsi"/>
          <w:sz w:val="36"/>
          <w:szCs w:val="36"/>
        </w:rPr>
      </w:pPr>
    </w:p>
    <w:p w14:paraId="4D2C2CDD" w14:textId="6C0A45AE" w:rsidR="00351F8A" w:rsidRDefault="00351F8A" w:rsidP="00351F8A">
      <w:pPr>
        <w:pStyle w:val="ListParagraph"/>
        <w:numPr>
          <w:ilvl w:val="0"/>
          <w:numId w:val="37"/>
        </w:numPr>
        <w:rPr>
          <w:rFonts w:cstheme="minorHAnsi"/>
          <w:b/>
          <w:bCs/>
          <w:sz w:val="36"/>
          <w:szCs w:val="36"/>
        </w:rPr>
      </w:pPr>
      <w:r>
        <w:rPr>
          <w:rFonts w:cstheme="minorHAnsi"/>
          <w:sz w:val="36"/>
          <w:szCs w:val="36"/>
        </w:rPr>
        <w:t xml:space="preserve"> </w:t>
      </w:r>
      <w:r w:rsidRPr="00351F8A">
        <w:rPr>
          <w:rFonts w:cstheme="minorHAnsi"/>
          <w:b/>
          <w:bCs/>
          <w:sz w:val="36"/>
          <w:szCs w:val="36"/>
        </w:rPr>
        <w:t>What are 7 key principles? Explain in detail.</w:t>
      </w:r>
    </w:p>
    <w:p w14:paraId="194AA912" w14:textId="32A3A0ED" w:rsidR="00351F8A" w:rsidRPr="009742CD" w:rsidRDefault="009742CD" w:rsidP="00351F8A">
      <w:pPr>
        <w:pStyle w:val="ListParagraph"/>
        <w:numPr>
          <w:ilvl w:val="0"/>
          <w:numId w:val="39"/>
        </w:numPr>
        <w:rPr>
          <w:rFonts w:cstheme="minorHAnsi"/>
          <w:b/>
          <w:bCs/>
          <w:i/>
          <w:iCs/>
          <w:sz w:val="36"/>
          <w:szCs w:val="36"/>
        </w:rPr>
      </w:pPr>
      <w:r w:rsidRPr="009742CD">
        <w:rPr>
          <w:rFonts w:cstheme="minorHAnsi"/>
          <w:i/>
          <w:iCs/>
          <w:sz w:val="36"/>
          <w:szCs w:val="36"/>
        </w:rPr>
        <w:t>1) Testing shows presence of defects</w:t>
      </w:r>
      <w:r>
        <w:rPr>
          <w:rFonts w:cstheme="minorHAnsi"/>
          <w:i/>
          <w:iCs/>
          <w:sz w:val="36"/>
          <w:szCs w:val="36"/>
        </w:rPr>
        <w:t>:</w:t>
      </w:r>
    </w:p>
    <w:p w14:paraId="1A14E742" w14:textId="5B0C771A" w:rsidR="009742CD" w:rsidRDefault="009742CD" w:rsidP="009742CD">
      <w:pPr>
        <w:pStyle w:val="ListParagraph"/>
        <w:numPr>
          <w:ilvl w:val="0"/>
          <w:numId w:val="40"/>
        </w:numPr>
        <w:rPr>
          <w:rFonts w:cstheme="minorHAnsi"/>
          <w:sz w:val="36"/>
          <w:szCs w:val="36"/>
        </w:rPr>
      </w:pPr>
      <w:r w:rsidRPr="009742CD">
        <w:rPr>
          <w:rFonts w:cstheme="minorHAnsi"/>
          <w:sz w:val="36"/>
          <w:szCs w:val="36"/>
        </w:rPr>
        <w:t>Testing can show that defects are present, but cannot prove that there are no defects. Testing reduces the probability of undiscovered defects remaining in the software bu</w:t>
      </w:r>
      <w:r>
        <w:rPr>
          <w:rFonts w:cstheme="minorHAnsi"/>
          <w:sz w:val="36"/>
          <w:szCs w:val="36"/>
        </w:rPr>
        <w:t>t</w:t>
      </w:r>
      <w:r w:rsidRPr="009742CD">
        <w:rPr>
          <w:rFonts w:cstheme="minorHAnsi"/>
          <w:sz w:val="36"/>
          <w:szCs w:val="36"/>
        </w:rPr>
        <w:t xml:space="preserve"> even if no defects are found, it is not a proof of correctness.</w:t>
      </w:r>
    </w:p>
    <w:p w14:paraId="6AA96075" w14:textId="0872DB5A" w:rsidR="009742CD" w:rsidRDefault="009742CD" w:rsidP="009742CD">
      <w:pPr>
        <w:pStyle w:val="ListParagraph"/>
        <w:numPr>
          <w:ilvl w:val="0"/>
          <w:numId w:val="39"/>
        </w:numPr>
        <w:rPr>
          <w:rFonts w:cstheme="minorHAnsi"/>
          <w:i/>
          <w:iCs/>
          <w:sz w:val="36"/>
          <w:szCs w:val="36"/>
        </w:rPr>
      </w:pPr>
      <w:r w:rsidRPr="009742CD">
        <w:rPr>
          <w:rFonts w:cstheme="minorHAnsi"/>
          <w:i/>
          <w:iCs/>
          <w:sz w:val="36"/>
          <w:szCs w:val="36"/>
        </w:rPr>
        <w:t xml:space="preserve">2) Early testing: </w:t>
      </w:r>
    </w:p>
    <w:p w14:paraId="2B7996CD" w14:textId="698F7826" w:rsidR="009742CD" w:rsidRPr="009742CD" w:rsidRDefault="009742CD" w:rsidP="009742CD">
      <w:pPr>
        <w:pStyle w:val="ListParagraph"/>
        <w:numPr>
          <w:ilvl w:val="0"/>
          <w:numId w:val="40"/>
        </w:numPr>
        <w:rPr>
          <w:rFonts w:cstheme="minorHAnsi"/>
          <w:i/>
          <w:iCs/>
          <w:sz w:val="36"/>
          <w:szCs w:val="36"/>
        </w:rPr>
      </w:pPr>
      <w:r w:rsidRPr="009742CD">
        <w:rPr>
          <w:rFonts w:cstheme="minorHAnsi"/>
          <w:sz w:val="36"/>
          <w:szCs w:val="36"/>
        </w:rPr>
        <w:lastRenderedPageBreak/>
        <w:t>Testing activities should start as early as possible in the software or system development life cycle, and should be focused on defined objectives</w:t>
      </w:r>
      <w:r w:rsidRPr="009742CD">
        <w:rPr>
          <w:rFonts w:cstheme="minorHAnsi"/>
          <w:i/>
          <w:iCs/>
          <w:sz w:val="36"/>
          <w:szCs w:val="36"/>
        </w:rPr>
        <w:t>.</w:t>
      </w:r>
    </w:p>
    <w:p w14:paraId="6296141E" w14:textId="17136FC2" w:rsidR="009742CD" w:rsidRPr="009742CD" w:rsidRDefault="009742CD" w:rsidP="009742CD">
      <w:pPr>
        <w:pStyle w:val="ListParagraph"/>
        <w:numPr>
          <w:ilvl w:val="0"/>
          <w:numId w:val="40"/>
        </w:numPr>
        <w:rPr>
          <w:rFonts w:cstheme="minorHAnsi"/>
          <w:sz w:val="36"/>
          <w:szCs w:val="36"/>
        </w:rPr>
      </w:pPr>
      <w:r w:rsidRPr="009742CD">
        <w:rPr>
          <w:rFonts w:cstheme="minorHAnsi"/>
          <w:sz w:val="36"/>
          <w:szCs w:val="36"/>
        </w:rPr>
        <w:t>These activities should be focused on defined objectives outlined in the Test Strategy</w:t>
      </w:r>
      <w:r>
        <w:rPr>
          <w:rFonts w:cstheme="minorHAnsi"/>
          <w:sz w:val="36"/>
          <w:szCs w:val="36"/>
        </w:rPr>
        <w:t>.</w:t>
      </w:r>
    </w:p>
    <w:p w14:paraId="27391E3E" w14:textId="210BC026" w:rsidR="00351F8A" w:rsidRDefault="009742CD" w:rsidP="009742CD">
      <w:pPr>
        <w:pStyle w:val="ListParagraph"/>
        <w:numPr>
          <w:ilvl w:val="0"/>
          <w:numId w:val="39"/>
        </w:numPr>
        <w:rPr>
          <w:rFonts w:cstheme="minorHAnsi"/>
          <w:i/>
          <w:iCs/>
          <w:sz w:val="36"/>
          <w:szCs w:val="36"/>
        </w:rPr>
      </w:pPr>
      <w:r>
        <w:rPr>
          <w:rFonts w:cstheme="minorHAnsi"/>
          <w:sz w:val="36"/>
          <w:szCs w:val="36"/>
        </w:rPr>
        <w:t xml:space="preserve"> </w:t>
      </w:r>
      <w:r w:rsidRPr="009742CD">
        <w:rPr>
          <w:rFonts w:cstheme="minorHAnsi"/>
          <w:i/>
          <w:iCs/>
          <w:sz w:val="36"/>
          <w:szCs w:val="36"/>
        </w:rPr>
        <w:t>3) Exhaustive testing is impossible:</w:t>
      </w:r>
    </w:p>
    <w:p w14:paraId="3F3D832B" w14:textId="5580644E" w:rsidR="009742CD" w:rsidRDefault="009742CD" w:rsidP="009742CD">
      <w:pPr>
        <w:pStyle w:val="ListParagraph"/>
        <w:numPr>
          <w:ilvl w:val="0"/>
          <w:numId w:val="41"/>
        </w:numPr>
        <w:rPr>
          <w:rFonts w:cstheme="minorHAnsi"/>
          <w:sz w:val="36"/>
          <w:szCs w:val="36"/>
        </w:rPr>
      </w:pPr>
      <w:r w:rsidRPr="009742CD">
        <w:rPr>
          <w:rFonts w:cstheme="minorHAnsi"/>
          <w:sz w:val="36"/>
          <w:szCs w:val="36"/>
        </w:rPr>
        <w:t>Testing everything including all combinations of inputs and preconditions is not possible. So, instead of doing the exhaustive testing we can use risks and priorities to focus testing efforts</w:t>
      </w:r>
      <w:r>
        <w:rPr>
          <w:rFonts w:cstheme="minorHAnsi"/>
          <w:sz w:val="36"/>
          <w:szCs w:val="36"/>
        </w:rPr>
        <w:t>.</w:t>
      </w:r>
    </w:p>
    <w:p w14:paraId="1EEE3817" w14:textId="5F87038F" w:rsidR="009742CD" w:rsidRDefault="00A95A6F" w:rsidP="009742CD">
      <w:pPr>
        <w:pStyle w:val="ListParagraph"/>
        <w:numPr>
          <w:ilvl w:val="0"/>
          <w:numId w:val="41"/>
        </w:numPr>
        <w:rPr>
          <w:rFonts w:cstheme="minorHAnsi"/>
          <w:sz w:val="36"/>
          <w:szCs w:val="36"/>
        </w:rPr>
      </w:pPr>
      <w:r w:rsidRPr="00A95A6F">
        <w:rPr>
          <w:rFonts w:cstheme="minorHAnsi"/>
          <w:sz w:val="36"/>
          <w:szCs w:val="36"/>
        </w:rPr>
        <w:t xml:space="preserve">Exhaustive testing of complex software applications: requires enormous resources </w:t>
      </w:r>
      <w:r>
        <w:rPr>
          <w:rFonts w:cstheme="minorHAnsi"/>
          <w:sz w:val="36"/>
          <w:szCs w:val="36"/>
        </w:rPr>
        <w:t xml:space="preserve">and </w:t>
      </w:r>
      <w:r w:rsidRPr="00A95A6F">
        <w:rPr>
          <w:rFonts w:cstheme="minorHAnsi"/>
          <w:sz w:val="36"/>
          <w:szCs w:val="36"/>
        </w:rPr>
        <w:t>is expensive</w:t>
      </w:r>
      <w:r>
        <w:rPr>
          <w:rFonts w:cstheme="minorHAnsi"/>
          <w:sz w:val="36"/>
          <w:szCs w:val="36"/>
        </w:rPr>
        <w:t>,</w:t>
      </w:r>
      <w:r w:rsidRPr="00A95A6F">
        <w:rPr>
          <w:rFonts w:cstheme="minorHAnsi"/>
          <w:sz w:val="36"/>
          <w:szCs w:val="36"/>
        </w:rPr>
        <w:t xml:space="preserve"> takes too long</w:t>
      </w:r>
      <w:r>
        <w:rPr>
          <w:rFonts w:cstheme="minorHAnsi"/>
          <w:sz w:val="36"/>
          <w:szCs w:val="36"/>
        </w:rPr>
        <w:t>.</w:t>
      </w:r>
      <w:r w:rsidRPr="00A95A6F">
        <w:rPr>
          <w:rFonts w:cstheme="minorHAnsi"/>
          <w:sz w:val="36"/>
          <w:szCs w:val="36"/>
        </w:rPr>
        <w:t xml:space="preserve"> It is therefore impractical</w:t>
      </w:r>
      <w:r>
        <w:rPr>
          <w:rFonts w:cstheme="minorHAnsi"/>
          <w:sz w:val="36"/>
          <w:szCs w:val="36"/>
        </w:rPr>
        <w:t>.</w:t>
      </w:r>
      <w:r w:rsidRPr="00A95A6F">
        <w:rPr>
          <w:rFonts w:cstheme="minorHAnsi"/>
          <w:sz w:val="36"/>
          <w:szCs w:val="36"/>
        </w:rPr>
        <w:t xml:space="preserve"> </w:t>
      </w:r>
    </w:p>
    <w:p w14:paraId="63246F57" w14:textId="3F059D12" w:rsidR="00A95A6F" w:rsidRPr="00A95A6F" w:rsidRDefault="00A95A6F" w:rsidP="00A95A6F">
      <w:pPr>
        <w:pStyle w:val="ListParagraph"/>
        <w:numPr>
          <w:ilvl w:val="0"/>
          <w:numId w:val="39"/>
        </w:numPr>
        <w:rPr>
          <w:rFonts w:cstheme="minorHAnsi"/>
          <w:sz w:val="36"/>
          <w:szCs w:val="36"/>
        </w:rPr>
      </w:pPr>
      <w:r>
        <w:rPr>
          <w:rFonts w:cstheme="minorHAnsi"/>
          <w:sz w:val="36"/>
          <w:szCs w:val="36"/>
        </w:rPr>
        <w:t>4</w:t>
      </w:r>
      <w:r w:rsidRPr="00A95A6F">
        <w:rPr>
          <w:rFonts w:cstheme="minorHAnsi"/>
          <w:i/>
          <w:iCs/>
          <w:sz w:val="36"/>
          <w:szCs w:val="36"/>
        </w:rPr>
        <w:t>) Defect clustering:</w:t>
      </w:r>
    </w:p>
    <w:p w14:paraId="042201A9" w14:textId="715420EF" w:rsidR="00A95A6F" w:rsidRDefault="00A95A6F" w:rsidP="00A95A6F">
      <w:pPr>
        <w:pStyle w:val="ListParagraph"/>
        <w:numPr>
          <w:ilvl w:val="0"/>
          <w:numId w:val="42"/>
        </w:numPr>
        <w:rPr>
          <w:rFonts w:cstheme="minorHAnsi"/>
          <w:sz w:val="36"/>
          <w:szCs w:val="36"/>
        </w:rPr>
      </w:pPr>
      <w:r w:rsidRPr="00A95A6F">
        <w:rPr>
          <w:rFonts w:cstheme="minorHAnsi"/>
          <w:sz w:val="36"/>
          <w:szCs w:val="36"/>
        </w:rPr>
        <w:t>A small number of modules contain most of the defects discovered during pre-release testing or are responsible for the most operational failures.</w:t>
      </w:r>
      <w:r>
        <w:rPr>
          <w:rFonts w:cstheme="minorHAnsi"/>
          <w:sz w:val="36"/>
          <w:szCs w:val="36"/>
        </w:rPr>
        <w:t xml:space="preserve"> </w:t>
      </w:r>
      <w:r w:rsidRPr="00A95A6F">
        <w:rPr>
          <w:rFonts w:cstheme="minorHAnsi"/>
          <w:sz w:val="36"/>
          <w:szCs w:val="36"/>
        </w:rPr>
        <w:t>Defects are not evenly spread in a system</w:t>
      </w:r>
      <w:r>
        <w:rPr>
          <w:rFonts w:cstheme="minorHAnsi"/>
          <w:sz w:val="36"/>
          <w:szCs w:val="36"/>
        </w:rPr>
        <w:t>,</w:t>
      </w:r>
      <w:r w:rsidRPr="00A95A6F">
        <w:rPr>
          <w:rFonts w:cstheme="minorHAnsi"/>
          <w:sz w:val="36"/>
          <w:szCs w:val="36"/>
        </w:rPr>
        <w:t xml:space="preserve"> </w:t>
      </w:r>
      <w:r>
        <w:rPr>
          <w:rFonts w:cstheme="minorHAnsi"/>
          <w:sz w:val="36"/>
          <w:szCs w:val="36"/>
        </w:rPr>
        <w:t>t</w:t>
      </w:r>
      <w:r w:rsidRPr="00A95A6F">
        <w:rPr>
          <w:rFonts w:cstheme="minorHAnsi"/>
          <w:sz w:val="36"/>
          <w:szCs w:val="36"/>
        </w:rPr>
        <w:t>hey are clustered</w:t>
      </w:r>
      <w:r>
        <w:rPr>
          <w:rFonts w:cstheme="minorHAnsi"/>
          <w:sz w:val="36"/>
          <w:szCs w:val="36"/>
        </w:rPr>
        <w:t>.</w:t>
      </w:r>
    </w:p>
    <w:p w14:paraId="2F3E0528" w14:textId="48DA4D2F" w:rsidR="00A95A6F" w:rsidRPr="007247DB" w:rsidRDefault="00A95A6F" w:rsidP="00A95A6F">
      <w:pPr>
        <w:pStyle w:val="ListParagraph"/>
        <w:numPr>
          <w:ilvl w:val="0"/>
          <w:numId w:val="39"/>
        </w:numPr>
        <w:rPr>
          <w:rFonts w:cstheme="minorHAnsi"/>
          <w:i/>
          <w:iCs/>
          <w:sz w:val="36"/>
          <w:szCs w:val="36"/>
        </w:rPr>
      </w:pPr>
      <w:r>
        <w:rPr>
          <w:rFonts w:cstheme="minorHAnsi"/>
          <w:sz w:val="36"/>
          <w:szCs w:val="36"/>
        </w:rPr>
        <w:t xml:space="preserve"> </w:t>
      </w:r>
      <w:r w:rsidRPr="007247DB">
        <w:rPr>
          <w:rFonts w:cstheme="minorHAnsi"/>
          <w:i/>
          <w:iCs/>
          <w:sz w:val="36"/>
          <w:szCs w:val="36"/>
        </w:rPr>
        <w:t>5) Pesticide paradox:</w:t>
      </w:r>
    </w:p>
    <w:p w14:paraId="6AA97847" w14:textId="614257A0" w:rsidR="00A95A6F" w:rsidRDefault="00A95A6F" w:rsidP="00A95A6F">
      <w:pPr>
        <w:pStyle w:val="ListParagraph"/>
        <w:numPr>
          <w:ilvl w:val="0"/>
          <w:numId w:val="42"/>
        </w:numPr>
        <w:rPr>
          <w:rFonts w:cstheme="minorHAnsi"/>
          <w:sz w:val="36"/>
          <w:szCs w:val="36"/>
        </w:rPr>
      </w:pPr>
      <w:r w:rsidRPr="00A95A6F">
        <w:rPr>
          <w:rFonts w:cstheme="minorHAnsi"/>
          <w:sz w:val="36"/>
          <w:szCs w:val="36"/>
        </w:rPr>
        <w:t>If the same tests are repeated over and over again, eventually the same set of test cases will no longer find any new defects.</w:t>
      </w:r>
    </w:p>
    <w:p w14:paraId="67DD4AE3" w14:textId="07A8C632" w:rsidR="00A95A6F" w:rsidRDefault="00A95A6F" w:rsidP="00A95A6F">
      <w:pPr>
        <w:pStyle w:val="ListParagraph"/>
        <w:numPr>
          <w:ilvl w:val="0"/>
          <w:numId w:val="42"/>
        </w:numPr>
        <w:rPr>
          <w:rFonts w:cstheme="minorHAnsi"/>
          <w:sz w:val="36"/>
          <w:szCs w:val="36"/>
        </w:rPr>
      </w:pPr>
      <w:r w:rsidRPr="00A95A6F">
        <w:rPr>
          <w:rFonts w:cstheme="minorHAnsi"/>
          <w:sz w:val="36"/>
          <w:szCs w:val="36"/>
        </w:rPr>
        <w:t>To overcome this “pesticide paradox”, the test cases need to be regularly reviewed and revised, and new and different tests need to be written to exercise different parts of the software or system to potentially find more defects.</w:t>
      </w:r>
    </w:p>
    <w:p w14:paraId="4B11F481" w14:textId="66639A9A" w:rsidR="00A95A6F" w:rsidRPr="007247DB" w:rsidRDefault="00A95A6F" w:rsidP="00A95A6F">
      <w:pPr>
        <w:pStyle w:val="ListParagraph"/>
        <w:numPr>
          <w:ilvl w:val="0"/>
          <w:numId w:val="39"/>
        </w:numPr>
        <w:rPr>
          <w:rFonts w:cstheme="minorHAnsi"/>
          <w:i/>
          <w:iCs/>
          <w:sz w:val="36"/>
          <w:szCs w:val="36"/>
        </w:rPr>
      </w:pPr>
      <w:r w:rsidRPr="007247DB">
        <w:rPr>
          <w:rFonts w:cstheme="minorHAnsi"/>
          <w:i/>
          <w:iCs/>
          <w:sz w:val="36"/>
          <w:szCs w:val="36"/>
        </w:rPr>
        <w:lastRenderedPageBreak/>
        <w:t xml:space="preserve">6) </w:t>
      </w:r>
      <w:r w:rsidR="007247DB" w:rsidRPr="007247DB">
        <w:rPr>
          <w:rFonts w:cstheme="minorHAnsi"/>
          <w:i/>
          <w:iCs/>
          <w:sz w:val="36"/>
          <w:szCs w:val="36"/>
        </w:rPr>
        <w:t>Testing is context dependant:</w:t>
      </w:r>
    </w:p>
    <w:p w14:paraId="1FECEC74" w14:textId="3E549BBE" w:rsidR="007247DB" w:rsidRDefault="007247DB" w:rsidP="007247DB">
      <w:pPr>
        <w:pStyle w:val="ListParagraph"/>
        <w:numPr>
          <w:ilvl w:val="0"/>
          <w:numId w:val="43"/>
        </w:numPr>
        <w:rPr>
          <w:rFonts w:cstheme="minorHAnsi"/>
          <w:sz w:val="36"/>
          <w:szCs w:val="36"/>
        </w:rPr>
      </w:pPr>
      <w:r w:rsidRPr="007247DB">
        <w:rPr>
          <w:rFonts w:cstheme="minorHAnsi"/>
          <w:sz w:val="36"/>
          <w:szCs w:val="36"/>
        </w:rPr>
        <w:t>Different kinds of sites are tested differently. For example</w:t>
      </w:r>
      <w:r>
        <w:rPr>
          <w:rFonts w:cstheme="minorHAnsi"/>
          <w:sz w:val="36"/>
          <w:szCs w:val="36"/>
        </w:rPr>
        <w:t>,</w:t>
      </w:r>
      <w:r w:rsidRPr="007247DB">
        <w:rPr>
          <w:rFonts w:cstheme="minorHAnsi"/>
          <w:sz w:val="36"/>
          <w:szCs w:val="36"/>
        </w:rPr>
        <w:t xml:space="preserve"> Safety </w:t>
      </w:r>
      <w:r w:rsidRPr="007247DB">
        <w:rPr>
          <w:rFonts w:ascii="Calibri" w:hAnsi="Calibri" w:cs="Calibri"/>
          <w:sz w:val="36"/>
          <w:szCs w:val="36"/>
        </w:rPr>
        <w:t>–</w:t>
      </w:r>
      <w:r w:rsidRPr="007247DB">
        <w:rPr>
          <w:rFonts w:cstheme="minorHAnsi"/>
          <w:sz w:val="36"/>
          <w:szCs w:val="36"/>
        </w:rPr>
        <w:t xml:space="preserve"> critical software is tested differently from an e-commerce site</w:t>
      </w:r>
      <w:r>
        <w:rPr>
          <w:rFonts w:cstheme="minorHAnsi"/>
          <w:sz w:val="36"/>
          <w:szCs w:val="36"/>
        </w:rPr>
        <w:t>.</w:t>
      </w:r>
    </w:p>
    <w:p w14:paraId="312B57C4" w14:textId="79258612" w:rsidR="007247DB" w:rsidRDefault="007247DB" w:rsidP="007247DB">
      <w:pPr>
        <w:pStyle w:val="ListParagraph"/>
        <w:numPr>
          <w:ilvl w:val="0"/>
          <w:numId w:val="43"/>
        </w:numPr>
        <w:rPr>
          <w:rFonts w:cstheme="minorHAnsi"/>
          <w:sz w:val="36"/>
          <w:szCs w:val="36"/>
        </w:rPr>
      </w:pPr>
      <w:r w:rsidRPr="007247DB">
        <w:rPr>
          <w:rFonts w:cstheme="minorHAnsi"/>
          <w:sz w:val="36"/>
          <w:szCs w:val="36"/>
        </w:rPr>
        <w:t>Testing is done differently in different contexts</w:t>
      </w:r>
      <w:r>
        <w:rPr>
          <w:rFonts w:cstheme="minorHAnsi"/>
          <w:sz w:val="36"/>
          <w:szCs w:val="36"/>
        </w:rPr>
        <w:t>.</w:t>
      </w:r>
    </w:p>
    <w:p w14:paraId="10067246" w14:textId="0C3C79E6" w:rsidR="007247DB" w:rsidRPr="007247DB" w:rsidRDefault="007247DB" w:rsidP="007247DB">
      <w:pPr>
        <w:pStyle w:val="ListParagraph"/>
        <w:numPr>
          <w:ilvl w:val="0"/>
          <w:numId w:val="39"/>
        </w:numPr>
        <w:rPr>
          <w:rFonts w:cstheme="minorHAnsi"/>
          <w:i/>
          <w:iCs/>
          <w:sz w:val="36"/>
          <w:szCs w:val="36"/>
        </w:rPr>
      </w:pPr>
      <w:r w:rsidRPr="007247DB">
        <w:rPr>
          <w:rFonts w:cstheme="minorHAnsi"/>
          <w:i/>
          <w:iCs/>
          <w:sz w:val="36"/>
          <w:szCs w:val="36"/>
        </w:rPr>
        <w:t>7) Absence of error fallacy:</w:t>
      </w:r>
    </w:p>
    <w:p w14:paraId="0622E4E6" w14:textId="3D6B07E0" w:rsidR="007247DB" w:rsidRDefault="007247DB" w:rsidP="007247DB">
      <w:pPr>
        <w:pStyle w:val="ListParagraph"/>
        <w:numPr>
          <w:ilvl w:val="0"/>
          <w:numId w:val="44"/>
        </w:numPr>
        <w:rPr>
          <w:rFonts w:cstheme="minorHAnsi"/>
          <w:sz w:val="36"/>
          <w:szCs w:val="36"/>
        </w:rPr>
      </w:pPr>
      <w:r w:rsidRPr="007247DB">
        <w:rPr>
          <w:rFonts w:cstheme="minorHAnsi"/>
          <w:sz w:val="36"/>
          <w:szCs w:val="36"/>
        </w:rPr>
        <w:t>If the system built is unusable and does not ful</w:t>
      </w:r>
      <w:r>
        <w:rPr>
          <w:rFonts w:cstheme="minorHAnsi"/>
          <w:sz w:val="36"/>
          <w:szCs w:val="36"/>
        </w:rPr>
        <w:t>l-</w:t>
      </w:r>
      <w:r w:rsidRPr="007247DB">
        <w:rPr>
          <w:rFonts w:cstheme="minorHAnsi"/>
          <w:sz w:val="36"/>
          <w:szCs w:val="36"/>
        </w:rPr>
        <w:t>fill the user’s needs and expectations then finding and fixing defects does not help.</w:t>
      </w:r>
    </w:p>
    <w:p w14:paraId="52838A9F" w14:textId="77777777" w:rsidR="007247DB" w:rsidRDefault="007247DB" w:rsidP="007247DB">
      <w:pPr>
        <w:pStyle w:val="ListParagraph"/>
        <w:ind w:left="1080"/>
        <w:rPr>
          <w:rFonts w:cstheme="minorHAnsi"/>
          <w:sz w:val="36"/>
          <w:szCs w:val="36"/>
        </w:rPr>
      </w:pPr>
    </w:p>
    <w:p w14:paraId="4598D541" w14:textId="441BC2D1" w:rsidR="007247DB" w:rsidRPr="0096202B" w:rsidRDefault="007247DB" w:rsidP="007247DB">
      <w:pPr>
        <w:pStyle w:val="ListParagraph"/>
        <w:numPr>
          <w:ilvl w:val="0"/>
          <w:numId w:val="37"/>
        </w:numPr>
        <w:rPr>
          <w:rFonts w:cstheme="minorHAnsi"/>
          <w:b/>
          <w:bCs/>
          <w:sz w:val="36"/>
          <w:szCs w:val="36"/>
        </w:rPr>
      </w:pPr>
      <w:r>
        <w:rPr>
          <w:rFonts w:cstheme="minorHAnsi"/>
          <w:sz w:val="36"/>
          <w:szCs w:val="36"/>
        </w:rPr>
        <w:t xml:space="preserve"> </w:t>
      </w:r>
      <w:r w:rsidRPr="0096202B">
        <w:rPr>
          <w:rFonts w:cstheme="minorHAnsi"/>
          <w:b/>
          <w:bCs/>
          <w:sz w:val="36"/>
          <w:szCs w:val="36"/>
        </w:rPr>
        <w:t>Difference between QA/QC and Testing.</w:t>
      </w:r>
    </w:p>
    <w:tbl>
      <w:tblPr>
        <w:tblStyle w:val="TableGrid"/>
        <w:tblW w:w="0" w:type="auto"/>
        <w:tblInd w:w="360" w:type="dxa"/>
        <w:tblLook w:val="04A0" w:firstRow="1" w:lastRow="0" w:firstColumn="1" w:lastColumn="0" w:noHBand="0" w:noVBand="1"/>
      </w:tblPr>
      <w:tblGrid>
        <w:gridCol w:w="2831"/>
        <w:gridCol w:w="2831"/>
        <w:gridCol w:w="2994"/>
      </w:tblGrid>
      <w:tr w:rsidR="007247DB" w14:paraId="20CE0557" w14:textId="77777777" w:rsidTr="007247DB">
        <w:tc>
          <w:tcPr>
            <w:tcW w:w="3005" w:type="dxa"/>
          </w:tcPr>
          <w:p w14:paraId="4FAE4F7A" w14:textId="7AB5B12B" w:rsidR="007247DB" w:rsidRDefault="007247DB" w:rsidP="007247DB">
            <w:pPr>
              <w:pStyle w:val="ListParagraph"/>
              <w:ind w:left="0"/>
              <w:rPr>
                <w:rFonts w:cstheme="minorHAnsi"/>
                <w:sz w:val="36"/>
                <w:szCs w:val="36"/>
              </w:rPr>
            </w:pPr>
            <w:r>
              <w:rPr>
                <w:rFonts w:cstheme="minorHAnsi"/>
                <w:sz w:val="36"/>
                <w:szCs w:val="36"/>
              </w:rPr>
              <w:t>Quality assurance</w:t>
            </w:r>
          </w:p>
        </w:tc>
        <w:tc>
          <w:tcPr>
            <w:tcW w:w="3005" w:type="dxa"/>
          </w:tcPr>
          <w:p w14:paraId="6D2BD0F6" w14:textId="5CB338DD" w:rsidR="007247DB" w:rsidRDefault="007247DB" w:rsidP="007247DB">
            <w:pPr>
              <w:pStyle w:val="ListParagraph"/>
              <w:ind w:left="0"/>
              <w:rPr>
                <w:rFonts w:cstheme="minorHAnsi"/>
                <w:sz w:val="36"/>
                <w:szCs w:val="36"/>
              </w:rPr>
            </w:pPr>
            <w:r>
              <w:rPr>
                <w:rFonts w:cstheme="minorHAnsi"/>
                <w:sz w:val="36"/>
                <w:szCs w:val="36"/>
              </w:rPr>
              <w:t>Quality control</w:t>
            </w:r>
          </w:p>
        </w:tc>
        <w:tc>
          <w:tcPr>
            <w:tcW w:w="3006" w:type="dxa"/>
          </w:tcPr>
          <w:p w14:paraId="44FC5ECF" w14:textId="1C40627A" w:rsidR="007247DB" w:rsidRDefault="007247DB" w:rsidP="007247DB">
            <w:pPr>
              <w:pStyle w:val="ListParagraph"/>
              <w:ind w:left="0"/>
              <w:rPr>
                <w:rFonts w:cstheme="minorHAnsi"/>
                <w:sz w:val="36"/>
                <w:szCs w:val="36"/>
              </w:rPr>
            </w:pPr>
            <w:r>
              <w:rPr>
                <w:rFonts w:cstheme="minorHAnsi"/>
                <w:sz w:val="36"/>
                <w:szCs w:val="36"/>
              </w:rPr>
              <w:t>Testing</w:t>
            </w:r>
          </w:p>
        </w:tc>
      </w:tr>
      <w:tr w:rsidR="007247DB" w14:paraId="7D50CF56" w14:textId="77777777" w:rsidTr="007247DB">
        <w:tc>
          <w:tcPr>
            <w:tcW w:w="3005" w:type="dxa"/>
          </w:tcPr>
          <w:p w14:paraId="1AAFA1CA" w14:textId="2FF00F05" w:rsidR="007247DB" w:rsidRDefault="007247DB" w:rsidP="007247DB">
            <w:pPr>
              <w:pStyle w:val="ListParagraph"/>
              <w:ind w:left="0"/>
              <w:rPr>
                <w:rFonts w:cstheme="minorHAnsi"/>
                <w:sz w:val="36"/>
                <w:szCs w:val="36"/>
              </w:rPr>
            </w:pPr>
            <w:r w:rsidRPr="007247DB">
              <w:rPr>
                <w:rFonts w:cstheme="minorHAnsi"/>
                <w:sz w:val="36"/>
                <w:szCs w:val="36"/>
              </w:rPr>
              <w:t>Activities which ensure the implementation of process</w:t>
            </w:r>
            <w:r w:rsidR="0096202B">
              <w:rPr>
                <w:rFonts w:cstheme="minorHAnsi"/>
                <w:sz w:val="36"/>
                <w:szCs w:val="36"/>
              </w:rPr>
              <w:t>es</w:t>
            </w:r>
            <w:r w:rsidRPr="007247DB">
              <w:rPr>
                <w:rFonts w:cstheme="minorHAnsi"/>
                <w:sz w:val="36"/>
                <w:szCs w:val="36"/>
              </w:rPr>
              <w:t>, procedures and standards in context to verification of developed software and intended requirements</w:t>
            </w:r>
          </w:p>
        </w:tc>
        <w:tc>
          <w:tcPr>
            <w:tcW w:w="3005" w:type="dxa"/>
          </w:tcPr>
          <w:p w14:paraId="5EDE8B49" w14:textId="40501002" w:rsidR="007247DB" w:rsidRDefault="0096202B" w:rsidP="007247DB">
            <w:pPr>
              <w:pStyle w:val="ListParagraph"/>
              <w:ind w:left="0"/>
              <w:rPr>
                <w:rFonts w:cstheme="minorHAnsi"/>
                <w:sz w:val="36"/>
                <w:szCs w:val="36"/>
              </w:rPr>
            </w:pPr>
            <w:r w:rsidRPr="0096202B">
              <w:rPr>
                <w:rFonts w:cstheme="minorHAnsi"/>
                <w:sz w:val="36"/>
                <w:szCs w:val="36"/>
              </w:rPr>
              <w:t xml:space="preserve">Activities which ensure the verification of </w:t>
            </w:r>
            <w:r>
              <w:rPr>
                <w:rFonts w:cstheme="minorHAnsi"/>
                <w:sz w:val="36"/>
                <w:szCs w:val="36"/>
              </w:rPr>
              <w:t xml:space="preserve">developed </w:t>
            </w:r>
            <w:r w:rsidRPr="0096202B">
              <w:rPr>
                <w:rFonts w:cstheme="minorHAnsi"/>
                <w:sz w:val="36"/>
                <w:szCs w:val="36"/>
              </w:rPr>
              <w:t>software with</w:t>
            </w:r>
            <w:r>
              <w:rPr>
                <w:rFonts w:cstheme="minorHAnsi"/>
                <w:sz w:val="36"/>
                <w:szCs w:val="36"/>
              </w:rPr>
              <w:t>-</w:t>
            </w:r>
            <w:r w:rsidRPr="0096202B">
              <w:rPr>
                <w:rFonts w:cstheme="minorHAnsi"/>
                <w:sz w:val="36"/>
                <w:szCs w:val="36"/>
              </w:rPr>
              <w:t xml:space="preserve"> respect to documented (or not in some cases) requirements</w:t>
            </w:r>
          </w:p>
        </w:tc>
        <w:tc>
          <w:tcPr>
            <w:tcW w:w="3006" w:type="dxa"/>
          </w:tcPr>
          <w:p w14:paraId="1A92659C" w14:textId="0694AB40" w:rsidR="007247DB" w:rsidRDefault="0096202B" w:rsidP="007247DB">
            <w:pPr>
              <w:pStyle w:val="ListParagraph"/>
              <w:ind w:left="0"/>
              <w:rPr>
                <w:rFonts w:cstheme="minorHAnsi"/>
                <w:sz w:val="36"/>
                <w:szCs w:val="36"/>
              </w:rPr>
            </w:pPr>
            <w:r w:rsidRPr="0096202B">
              <w:rPr>
                <w:rFonts w:cstheme="minorHAnsi"/>
                <w:sz w:val="36"/>
                <w:szCs w:val="36"/>
              </w:rPr>
              <w:t>Activities which ensure the identification of bugs/error/defects in the Software.</w:t>
            </w:r>
          </w:p>
        </w:tc>
      </w:tr>
      <w:tr w:rsidR="007247DB" w14:paraId="1856CAB0" w14:textId="77777777" w:rsidTr="007247DB">
        <w:tc>
          <w:tcPr>
            <w:tcW w:w="3005" w:type="dxa"/>
          </w:tcPr>
          <w:p w14:paraId="202F02E4" w14:textId="21FB68C9" w:rsidR="007247DB" w:rsidRDefault="0096202B" w:rsidP="007247DB">
            <w:pPr>
              <w:pStyle w:val="ListParagraph"/>
              <w:ind w:left="0"/>
              <w:rPr>
                <w:rFonts w:cstheme="minorHAnsi"/>
                <w:sz w:val="36"/>
                <w:szCs w:val="36"/>
              </w:rPr>
            </w:pPr>
            <w:r w:rsidRPr="0096202B">
              <w:rPr>
                <w:rFonts w:cstheme="minorHAnsi"/>
                <w:sz w:val="36"/>
                <w:szCs w:val="36"/>
              </w:rPr>
              <w:t xml:space="preserve">Focuses on processes and procedures rather than conducting actual </w:t>
            </w:r>
            <w:r w:rsidRPr="0096202B">
              <w:rPr>
                <w:rFonts w:cstheme="minorHAnsi"/>
                <w:sz w:val="36"/>
                <w:szCs w:val="36"/>
              </w:rPr>
              <w:lastRenderedPageBreak/>
              <w:t>testing on the system</w:t>
            </w:r>
          </w:p>
        </w:tc>
        <w:tc>
          <w:tcPr>
            <w:tcW w:w="3005" w:type="dxa"/>
          </w:tcPr>
          <w:p w14:paraId="468EA6FD" w14:textId="2BCAD677" w:rsidR="007247DB" w:rsidRDefault="0096202B" w:rsidP="007247DB">
            <w:pPr>
              <w:pStyle w:val="ListParagraph"/>
              <w:ind w:left="0"/>
              <w:rPr>
                <w:rFonts w:cstheme="minorHAnsi"/>
                <w:sz w:val="36"/>
                <w:szCs w:val="36"/>
              </w:rPr>
            </w:pPr>
            <w:r w:rsidRPr="0096202B">
              <w:rPr>
                <w:rFonts w:cstheme="minorHAnsi"/>
                <w:sz w:val="36"/>
                <w:szCs w:val="36"/>
              </w:rPr>
              <w:lastRenderedPageBreak/>
              <w:t xml:space="preserve">Focuses on actual testing by executing Software with intend to identify </w:t>
            </w:r>
            <w:r w:rsidRPr="0096202B">
              <w:rPr>
                <w:rFonts w:cstheme="minorHAnsi"/>
                <w:sz w:val="36"/>
                <w:szCs w:val="36"/>
              </w:rPr>
              <w:lastRenderedPageBreak/>
              <w:t>bug/defect through implementation of procedures and process.</w:t>
            </w:r>
          </w:p>
        </w:tc>
        <w:tc>
          <w:tcPr>
            <w:tcW w:w="3006" w:type="dxa"/>
          </w:tcPr>
          <w:p w14:paraId="69A920A8" w14:textId="5554D217" w:rsidR="007247DB" w:rsidRDefault="0096202B" w:rsidP="007247DB">
            <w:pPr>
              <w:pStyle w:val="ListParagraph"/>
              <w:ind w:left="0"/>
              <w:rPr>
                <w:rFonts w:cstheme="minorHAnsi"/>
                <w:sz w:val="36"/>
                <w:szCs w:val="36"/>
              </w:rPr>
            </w:pPr>
            <w:r>
              <w:rPr>
                <w:rFonts w:cstheme="minorHAnsi"/>
                <w:sz w:val="36"/>
                <w:szCs w:val="36"/>
              </w:rPr>
              <w:lastRenderedPageBreak/>
              <w:t>Focuses on actual testing</w:t>
            </w:r>
          </w:p>
        </w:tc>
      </w:tr>
      <w:tr w:rsidR="007247DB" w14:paraId="6FE86622" w14:textId="77777777" w:rsidTr="007247DB">
        <w:tc>
          <w:tcPr>
            <w:tcW w:w="3005" w:type="dxa"/>
          </w:tcPr>
          <w:p w14:paraId="54AA8CDD" w14:textId="7F28C73C" w:rsidR="007247DB" w:rsidRDefault="0096202B" w:rsidP="007247DB">
            <w:pPr>
              <w:pStyle w:val="ListParagraph"/>
              <w:ind w:left="0"/>
              <w:rPr>
                <w:rFonts w:cstheme="minorHAnsi"/>
                <w:sz w:val="36"/>
                <w:szCs w:val="36"/>
              </w:rPr>
            </w:pPr>
            <w:r w:rsidRPr="0096202B">
              <w:rPr>
                <w:rFonts w:cstheme="minorHAnsi"/>
                <w:sz w:val="36"/>
                <w:szCs w:val="36"/>
              </w:rPr>
              <w:t>Process oriented activities</w:t>
            </w:r>
          </w:p>
        </w:tc>
        <w:tc>
          <w:tcPr>
            <w:tcW w:w="3005" w:type="dxa"/>
          </w:tcPr>
          <w:p w14:paraId="2DEAECB4" w14:textId="4E8D2FA7" w:rsidR="007247DB" w:rsidRDefault="0096202B" w:rsidP="007247DB">
            <w:pPr>
              <w:pStyle w:val="ListParagraph"/>
              <w:ind w:left="0"/>
              <w:rPr>
                <w:rFonts w:cstheme="minorHAnsi"/>
                <w:sz w:val="36"/>
                <w:szCs w:val="36"/>
              </w:rPr>
            </w:pPr>
            <w:r w:rsidRPr="0096202B">
              <w:rPr>
                <w:rFonts w:cstheme="minorHAnsi"/>
                <w:sz w:val="36"/>
                <w:szCs w:val="36"/>
              </w:rPr>
              <w:t>Product oriented activities</w:t>
            </w:r>
          </w:p>
        </w:tc>
        <w:tc>
          <w:tcPr>
            <w:tcW w:w="3006" w:type="dxa"/>
          </w:tcPr>
          <w:p w14:paraId="288776E1" w14:textId="1708FAE0" w:rsidR="007247DB" w:rsidRDefault="0096202B" w:rsidP="007247DB">
            <w:pPr>
              <w:pStyle w:val="ListParagraph"/>
              <w:ind w:left="0"/>
              <w:rPr>
                <w:rFonts w:cstheme="minorHAnsi"/>
                <w:sz w:val="36"/>
                <w:szCs w:val="36"/>
              </w:rPr>
            </w:pPr>
            <w:r w:rsidRPr="0096202B">
              <w:rPr>
                <w:rFonts w:cstheme="minorHAnsi"/>
                <w:sz w:val="36"/>
                <w:szCs w:val="36"/>
              </w:rPr>
              <w:t xml:space="preserve">Product </w:t>
            </w:r>
            <w:r>
              <w:rPr>
                <w:rFonts w:cstheme="minorHAnsi"/>
                <w:sz w:val="36"/>
                <w:szCs w:val="36"/>
              </w:rPr>
              <w:t>oriented activities</w:t>
            </w:r>
          </w:p>
        </w:tc>
      </w:tr>
      <w:tr w:rsidR="007247DB" w14:paraId="5B51F208" w14:textId="77777777" w:rsidTr="007247DB">
        <w:tc>
          <w:tcPr>
            <w:tcW w:w="3005" w:type="dxa"/>
          </w:tcPr>
          <w:p w14:paraId="41A322BC" w14:textId="246A8F56" w:rsidR="007247DB" w:rsidRDefault="0096202B" w:rsidP="007247DB">
            <w:pPr>
              <w:pStyle w:val="ListParagraph"/>
              <w:ind w:left="0"/>
              <w:rPr>
                <w:rFonts w:cstheme="minorHAnsi"/>
                <w:sz w:val="36"/>
                <w:szCs w:val="36"/>
              </w:rPr>
            </w:pPr>
            <w:r w:rsidRPr="0096202B">
              <w:rPr>
                <w:rFonts w:cstheme="minorHAnsi"/>
                <w:sz w:val="36"/>
                <w:szCs w:val="36"/>
              </w:rPr>
              <w:t>Preventive activities.</w:t>
            </w:r>
          </w:p>
        </w:tc>
        <w:tc>
          <w:tcPr>
            <w:tcW w:w="3005" w:type="dxa"/>
          </w:tcPr>
          <w:p w14:paraId="2A784DDB" w14:textId="12E49D97" w:rsidR="007247DB" w:rsidRDefault="0096202B" w:rsidP="007247DB">
            <w:pPr>
              <w:pStyle w:val="ListParagraph"/>
              <w:ind w:left="0"/>
              <w:rPr>
                <w:rFonts w:cstheme="minorHAnsi"/>
                <w:sz w:val="36"/>
                <w:szCs w:val="36"/>
              </w:rPr>
            </w:pPr>
            <w:r w:rsidRPr="0096202B">
              <w:rPr>
                <w:rFonts w:cstheme="minorHAnsi"/>
                <w:sz w:val="36"/>
                <w:szCs w:val="36"/>
              </w:rPr>
              <w:t>It is a corrective process.</w:t>
            </w:r>
          </w:p>
        </w:tc>
        <w:tc>
          <w:tcPr>
            <w:tcW w:w="3006" w:type="dxa"/>
          </w:tcPr>
          <w:p w14:paraId="644F8FF1" w14:textId="2CB3798B" w:rsidR="007247DB" w:rsidRDefault="0096202B" w:rsidP="007247DB">
            <w:pPr>
              <w:pStyle w:val="ListParagraph"/>
              <w:ind w:left="0"/>
              <w:rPr>
                <w:rFonts w:cstheme="minorHAnsi"/>
                <w:sz w:val="36"/>
                <w:szCs w:val="36"/>
              </w:rPr>
            </w:pPr>
            <w:r w:rsidRPr="0096202B">
              <w:rPr>
                <w:rFonts w:cstheme="minorHAnsi"/>
                <w:sz w:val="36"/>
                <w:szCs w:val="36"/>
              </w:rPr>
              <w:t>It is a preventive process.</w:t>
            </w:r>
          </w:p>
        </w:tc>
      </w:tr>
      <w:tr w:rsidR="007247DB" w14:paraId="261B95D9" w14:textId="77777777" w:rsidTr="007247DB">
        <w:tc>
          <w:tcPr>
            <w:tcW w:w="3005" w:type="dxa"/>
          </w:tcPr>
          <w:p w14:paraId="71BF02CE" w14:textId="10312472" w:rsidR="007247DB" w:rsidRDefault="0096202B" w:rsidP="007247DB">
            <w:pPr>
              <w:pStyle w:val="ListParagraph"/>
              <w:ind w:left="0"/>
              <w:rPr>
                <w:rFonts w:cstheme="minorHAnsi"/>
                <w:sz w:val="36"/>
                <w:szCs w:val="36"/>
              </w:rPr>
            </w:pPr>
            <w:r w:rsidRPr="0096202B">
              <w:rPr>
                <w:rFonts w:cstheme="minorHAnsi"/>
                <w:sz w:val="36"/>
                <w:szCs w:val="36"/>
              </w:rPr>
              <w:t>It is a subset of Software Test Life Cycle (STLC)</w:t>
            </w:r>
          </w:p>
        </w:tc>
        <w:tc>
          <w:tcPr>
            <w:tcW w:w="3005" w:type="dxa"/>
          </w:tcPr>
          <w:p w14:paraId="47DB9A3D" w14:textId="3DD016DC" w:rsidR="007247DB" w:rsidRDefault="0096202B" w:rsidP="007247DB">
            <w:pPr>
              <w:pStyle w:val="ListParagraph"/>
              <w:ind w:left="0"/>
              <w:rPr>
                <w:rFonts w:cstheme="minorHAnsi"/>
                <w:sz w:val="36"/>
                <w:szCs w:val="36"/>
              </w:rPr>
            </w:pPr>
            <w:r w:rsidRPr="0096202B">
              <w:rPr>
                <w:rFonts w:cstheme="minorHAnsi"/>
                <w:sz w:val="36"/>
                <w:szCs w:val="36"/>
              </w:rPr>
              <w:t>QC can be considered as the subset of Quality Assurance.</w:t>
            </w:r>
          </w:p>
        </w:tc>
        <w:tc>
          <w:tcPr>
            <w:tcW w:w="3006" w:type="dxa"/>
          </w:tcPr>
          <w:p w14:paraId="4EB8E44F" w14:textId="411597FA" w:rsidR="007247DB" w:rsidRDefault="0096202B" w:rsidP="007247DB">
            <w:pPr>
              <w:pStyle w:val="ListParagraph"/>
              <w:ind w:left="0"/>
              <w:rPr>
                <w:rFonts w:cstheme="minorHAnsi"/>
                <w:sz w:val="36"/>
                <w:szCs w:val="36"/>
              </w:rPr>
            </w:pPr>
            <w:r w:rsidRPr="0096202B">
              <w:rPr>
                <w:rFonts w:cstheme="minorHAnsi"/>
                <w:sz w:val="36"/>
                <w:szCs w:val="36"/>
              </w:rPr>
              <w:t>Testing is the subset of Quality Control.</w:t>
            </w:r>
          </w:p>
        </w:tc>
      </w:tr>
    </w:tbl>
    <w:p w14:paraId="44E0D0B3" w14:textId="77777777" w:rsidR="007247DB" w:rsidRDefault="007247DB" w:rsidP="007247DB">
      <w:pPr>
        <w:pStyle w:val="ListParagraph"/>
        <w:ind w:left="360"/>
        <w:rPr>
          <w:rFonts w:cstheme="minorHAnsi"/>
          <w:sz w:val="36"/>
          <w:szCs w:val="36"/>
        </w:rPr>
      </w:pPr>
    </w:p>
    <w:p w14:paraId="4F3A5869" w14:textId="77777777" w:rsidR="0096202B" w:rsidRDefault="0096202B" w:rsidP="007247DB">
      <w:pPr>
        <w:pStyle w:val="ListParagraph"/>
        <w:ind w:left="360"/>
        <w:rPr>
          <w:rFonts w:cstheme="minorHAnsi"/>
          <w:sz w:val="36"/>
          <w:szCs w:val="36"/>
        </w:rPr>
      </w:pPr>
    </w:p>
    <w:p w14:paraId="6C909707" w14:textId="77777777" w:rsidR="008019B4" w:rsidRDefault="0096202B" w:rsidP="0096202B">
      <w:pPr>
        <w:pStyle w:val="ListParagraph"/>
        <w:numPr>
          <w:ilvl w:val="0"/>
          <w:numId w:val="37"/>
        </w:numPr>
        <w:rPr>
          <w:rFonts w:cstheme="minorHAnsi"/>
          <w:b/>
          <w:bCs/>
          <w:sz w:val="36"/>
          <w:szCs w:val="36"/>
        </w:rPr>
      </w:pPr>
      <w:r>
        <w:rPr>
          <w:rFonts w:cstheme="minorHAnsi"/>
          <w:sz w:val="36"/>
          <w:szCs w:val="36"/>
        </w:rPr>
        <w:t xml:space="preserve"> </w:t>
      </w:r>
      <w:r w:rsidRPr="0096202B">
        <w:rPr>
          <w:rFonts w:cstheme="minorHAnsi"/>
          <w:b/>
          <w:bCs/>
          <w:sz w:val="36"/>
          <w:szCs w:val="36"/>
        </w:rPr>
        <w:t xml:space="preserve">Difference between </w:t>
      </w:r>
      <w:r w:rsidR="008019B4">
        <w:rPr>
          <w:rFonts w:cstheme="minorHAnsi"/>
          <w:b/>
          <w:bCs/>
          <w:sz w:val="36"/>
          <w:szCs w:val="36"/>
        </w:rPr>
        <w:t>S</w:t>
      </w:r>
      <w:r w:rsidRPr="0096202B">
        <w:rPr>
          <w:rFonts w:cstheme="minorHAnsi"/>
          <w:b/>
          <w:bCs/>
          <w:sz w:val="36"/>
          <w:szCs w:val="36"/>
        </w:rPr>
        <w:t xml:space="preserve">moke and </w:t>
      </w:r>
      <w:r w:rsidR="008019B4">
        <w:rPr>
          <w:rFonts w:cstheme="minorHAnsi"/>
          <w:b/>
          <w:bCs/>
          <w:sz w:val="36"/>
          <w:szCs w:val="36"/>
        </w:rPr>
        <w:t>S</w:t>
      </w:r>
      <w:r w:rsidRPr="0096202B">
        <w:rPr>
          <w:rFonts w:cstheme="minorHAnsi"/>
          <w:b/>
          <w:bCs/>
          <w:sz w:val="36"/>
          <w:szCs w:val="36"/>
        </w:rPr>
        <w:t>anity testing.</w:t>
      </w:r>
    </w:p>
    <w:tbl>
      <w:tblPr>
        <w:tblStyle w:val="TableGrid"/>
        <w:tblW w:w="0" w:type="auto"/>
        <w:tblInd w:w="360" w:type="dxa"/>
        <w:tblLook w:val="04A0" w:firstRow="1" w:lastRow="0" w:firstColumn="1" w:lastColumn="0" w:noHBand="0" w:noVBand="1"/>
      </w:tblPr>
      <w:tblGrid>
        <w:gridCol w:w="4337"/>
        <w:gridCol w:w="4319"/>
      </w:tblGrid>
      <w:tr w:rsidR="008019B4" w14:paraId="65E57028" w14:textId="77777777" w:rsidTr="008019B4">
        <w:tc>
          <w:tcPr>
            <w:tcW w:w="4508" w:type="dxa"/>
          </w:tcPr>
          <w:p w14:paraId="69ED5DBD" w14:textId="45780018" w:rsidR="008019B4" w:rsidRPr="008019B4" w:rsidRDefault="008019B4" w:rsidP="008019B4">
            <w:pPr>
              <w:pStyle w:val="ListParagraph"/>
              <w:tabs>
                <w:tab w:val="left" w:pos="1427"/>
              </w:tabs>
              <w:ind w:left="0"/>
              <w:rPr>
                <w:rFonts w:cstheme="minorHAnsi"/>
                <w:sz w:val="36"/>
                <w:szCs w:val="36"/>
              </w:rPr>
            </w:pPr>
            <w:r>
              <w:rPr>
                <w:rFonts w:cstheme="minorHAnsi"/>
                <w:sz w:val="36"/>
                <w:szCs w:val="36"/>
              </w:rPr>
              <w:t xml:space="preserve">        </w:t>
            </w:r>
            <w:r w:rsidRPr="008019B4">
              <w:rPr>
                <w:rFonts w:cstheme="minorHAnsi"/>
                <w:sz w:val="36"/>
                <w:szCs w:val="36"/>
              </w:rPr>
              <w:t>Smoke testing</w:t>
            </w:r>
          </w:p>
        </w:tc>
        <w:tc>
          <w:tcPr>
            <w:tcW w:w="4508" w:type="dxa"/>
          </w:tcPr>
          <w:p w14:paraId="523211E5" w14:textId="262D2CFE" w:rsidR="008019B4" w:rsidRPr="008019B4" w:rsidRDefault="008019B4" w:rsidP="008019B4">
            <w:pPr>
              <w:pStyle w:val="ListParagraph"/>
              <w:ind w:left="0"/>
              <w:rPr>
                <w:rFonts w:cstheme="minorHAnsi"/>
                <w:sz w:val="36"/>
                <w:szCs w:val="36"/>
              </w:rPr>
            </w:pPr>
            <w:r>
              <w:rPr>
                <w:rFonts w:cstheme="minorHAnsi"/>
                <w:sz w:val="36"/>
                <w:szCs w:val="36"/>
              </w:rPr>
              <w:t xml:space="preserve">       </w:t>
            </w:r>
            <w:r w:rsidRPr="008019B4">
              <w:rPr>
                <w:rFonts w:cstheme="minorHAnsi"/>
                <w:sz w:val="36"/>
                <w:szCs w:val="36"/>
              </w:rPr>
              <w:t>Sanity testing</w:t>
            </w:r>
          </w:p>
        </w:tc>
      </w:tr>
      <w:tr w:rsidR="008019B4" w14:paraId="1503150D" w14:textId="77777777" w:rsidTr="008019B4">
        <w:tc>
          <w:tcPr>
            <w:tcW w:w="4508" w:type="dxa"/>
          </w:tcPr>
          <w:p w14:paraId="2E0C92F0" w14:textId="20D332F4" w:rsidR="008019B4" w:rsidRPr="008019B4" w:rsidRDefault="008019B4" w:rsidP="008019B4">
            <w:pPr>
              <w:pStyle w:val="ListParagraph"/>
              <w:ind w:left="0"/>
              <w:rPr>
                <w:rFonts w:cstheme="minorHAnsi"/>
                <w:sz w:val="36"/>
                <w:szCs w:val="36"/>
              </w:rPr>
            </w:pPr>
            <w:r w:rsidRPr="008019B4">
              <w:rPr>
                <w:rFonts w:cstheme="minorHAnsi"/>
                <w:sz w:val="36"/>
                <w:szCs w:val="36"/>
              </w:rPr>
              <w:t>Smoke Testing is performed to ascertain that the critical functionalities of  program</w:t>
            </w:r>
            <w:r>
              <w:rPr>
                <w:rFonts w:cstheme="minorHAnsi"/>
                <w:sz w:val="36"/>
                <w:szCs w:val="36"/>
              </w:rPr>
              <w:t>me</w:t>
            </w:r>
            <w:r w:rsidRPr="008019B4">
              <w:rPr>
                <w:rFonts w:cstheme="minorHAnsi"/>
                <w:sz w:val="36"/>
                <w:szCs w:val="36"/>
              </w:rPr>
              <w:t xml:space="preserve"> is working fine</w:t>
            </w:r>
          </w:p>
        </w:tc>
        <w:tc>
          <w:tcPr>
            <w:tcW w:w="4508" w:type="dxa"/>
          </w:tcPr>
          <w:p w14:paraId="336DC3F3" w14:textId="3B88D209" w:rsidR="008019B4" w:rsidRPr="008019B4" w:rsidRDefault="008019B4" w:rsidP="008019B4">
            <w:pPr>
              <w:pStyle w:val="ListParagraph"/>
              <w:ind w:left="0"/>
              <w:rPr>
                <w:rFonts w:cstheme="minorHAnsi"/>
                <w:sz w:val="36"/>
                <w:szCs w:val="36"/>
              </w:rPr>
            </w:pPr>
            <w:r w:rsidRPr="008019B4">
              <w:rPr>
                <w:rFonts w:cstheme="minorHAnsi"/>
                <w:sz w:val="36"/>
                <w:szCs w:val="36"/>
              </w:rPr>
              <w:t>Sanity Testing is done to check the new functionality / bugs have been fixed</w:t>
            </w:r>
          </w:p>
        </w:tc>
      </w:tr>
      <w:tr w:rsidR="008019B4" w14:paraId="6300D2C3" w14:textId="77777777" w:rsidTr="008019B4">
        <w:tc>
          <w:tcPr>
            <w:tcW w:w="4508" w:type="dxa"/>
          </w:tcPr>
          <w:p w14:paraId="324B4A0C" w14:textId="0A66088A" w:rsidR="008019B4" w:rsidRPr="008019B4" w:rsidRDefault="008019B4" w:rsidP="008019B4">
            <w:pPr>
              <w:pStyle w:val="ListParagraph"/>
              <w:ind w:left="0"/>
              <w:rPr>
                <w:rFonts w:cstheme="minorHAnsi"/>
                <w:sz w:val="36"/>
                <w:szCs w:val="36"/>
              </w:rPr>
            </w:pPr>
            <w:r w:rsidRPr="008019B4">
              <w:rPr>
                <w:rFonts w:cstheme="minorHAnsi"/>
                <w:sz w:val="36"/>
                <w:szCs w:val="36"/>
              </w:rPr>
              <w:t>The objective of this testing is to verify the "stability" of the system in order to the rigorous testing</w:t>
            </w:r>
          </w:p>
        </w:tc>
        <w:tc>
          <w:tcPr>
            <w:tcW w:w="4508" w:type="dxa"/>
          </w:tcPr>
          <w:p w14:paraId="0D647C4A" w14:textId="7C9116EF" w:rsidR="008019B4" w:rsidRPr="008019B4" w:rsidRDefault="008019B4" w:rsidP="008019B4">
            <w:pPr>
              <w:pStyle w:val="ListParagraph"/>
              <w:ind w:left="0"/>
              <w:rPr>
                <w:rFonts w:cstheme="minorHAnsi"/>
                <w:sz w:val="36"/>
                <w:szCs w:val="36"/>
              </w:rPr>
            </w:pPr>
            <w:r w:rsidRPr="008019B4">
              <w:rPr>
                <w:rFonts w:cstheme="minorHAnsi"/>
                <w:sz w:val="36"/>
                <w:szCs w:val="36"/>
              </w:rPr>
              <w:t>The objective of the testing is to verify the "rationality" of the system in order proceed with more rigorous testing</w:t>
            </w:r>
          </w:p>
        </w:tc>
      </w:tr>
      <w:tr w:rsidR="008019B4" w14:paraId="4C2E41AA" w14:textId="77777777" w:rsidTr="008019B4">
        <w:tc>
          <w:tcPr>
            <w:tcW w:w="4508" w:type="dxa"/>
          </w:tcPr>
          <w:p w14:paraId="31A25F4D" w14:textId="600FA3FD" w:rsidR="008019B4" w:rsidRPr="008D6CD1" w:rsidRDefault="008019B4" w:rsidP="008019B4">
            <w:pPr>
              <w:pStyle w:val="ListParagraph"/>
              <w:ind w:left="0"/>
              <w:rPr>
                <w:rFonts w:cstheme="minorHAnsi"/>
                <w:sz w:val="36"/>
                <w:szCs w:val="36"/>
              </w:rPr>
            </w:pPr>
            <w:r w:rsidRPr="008D6CD1">
              <w:rPr>
                <w:rFonts w:cstheme="minorHAnsi"/>
                <w:sz w:val="36"/>
                <w:szCs w:val="36"/>
              </w:rPr>
              <w:t>This testing is performed by the develope</w:t>
            </w:r>
            <w:r w:rsidR="008D6CD1" w:rsidRPr="008D6CD1">
              <w:rPr>
                <w:rFonts w:cstheme="minorHAnsi"/>
                <w:sz w:val="36"/>
                <w:szCs w:val="36"/>
              </w:rPr>
              <w:t xml:space="preserve">rs or </w:t>
            </w:r>
            <w:r w:rsidRPr="008D6CD1">
              <w:rPr>
                <w:rFonts w:cstheme="minorHAnsi"/>
                <w:sz w:val="36"/>
                <w:szCs w:val="36"/>
              </w:rPr>
              <w:t>testers</w:t>
            </w:r>
          </w:p>
        </w:tc>
        <w:tc>
          <w:tcPr>
            <w:tcW w:w="4508" w:type="dxa"/>
          </w:tcPr>
          <w:p w14:paraId="3D2EEC5B" w14:textId="775D80EA" w:rsidR="008019B4" w:rsidRPr="008D6CD1" w:rsidRDefault="008D6CD1" w:rsidP="008019B4">
            <w:pPr>
              <w:pStyle w:val="ListParagraph"/>
              <w:ind w:left="0"/>
              <w:rPr>
                <w:rFonts w:cstheme="minorHAnsi"/>
                <w:sz w:val="36"/>
                <w:szCs w:val="36"/>
              </w:rPr>
            </w:pPr>
            <w:r>
              <w:rPr>
                <w:rFonts w:cstheme="minorHAnsi"/>
                <w:sz w:val="36"/>
                <w:szCs w:val="36"/>
              </w:rPr>
              <w:t>Sanity testing is usually performed by testers</w:t>
            </w:r>
          </w:p>
        </w:tc>
      </w:tr>
      <w:tr w:rsidR="008019B4" w14:paraId="1EFAAFD1" w14:textId="77777777" w:rsidTr="008019B4">
        <w:tc>
          <w:tcPr>
            <w:tcW w:w="4508" w:type="dxa"/>
          </w:tcPr>
          <w:p w14:paraId="2599F219" w14:textId="629FB40A" w:rsidR="008019B4" w:rsidRPr="008D6CD1" w:rsidRDefault="008D6CD1" w:rsidP="008019B4">
            <w:pPr>
              <w:pStyle w:val="ListParagraph"/>
              <w:ind w:left="0"/>
              <w:rPr>
                <w:rFonts w:cstheme="minorHAnsi"/>
                <w:sz w:val="36"/>
                <w:szCs w:val="36"/>
              </w:rPr>
            </w:pPr>
            <w:r w:rsidRPr="008D6CD1">
              <w:rPr>
                <w:rFonts w:cstheme="minorHAnsi"/>
                <w:sz w:val="36"/>
                <w:szCs w:val="36"/>
              </w:rPr>
              <w:t>Smoke testing is a subset of acceptance testing</w:t>
            </w:r>
          </w:p>
        </w:tc>
        <w:tc>
          <w:tcPr>
            <w:tcW w:w="4508" w:type="dxa"/>
          </w:tcPr>
          <w:p w14:paraId="1DE96CAB" w14:textId="451499B4" w:rsidR="008019B4" w:rsidRPr="008D6CD1" w:rsidRDefault="008D6CD1" w:rsidP="008019B4">
            <w:pPr>
              <w:pStyle w:val="ListParagraph"/>
              <w:ind w:left="0"/>
              <w:rPr>
                <w:rFonts w:cstheme="minorHAnsi"/>
                <w:sz w:val="36"/>
                <w:szCs w:val="36"/>
              </w:rPr>
            </w:pPr>
            <w:r>
              <w:rPr>
                <w:rFonts w:cstheme="minorHAnsi"/>
                <w:sz w:val="36"/>
                <w:szCs w:val="36"/>
              </w:rPr>
              <w:t>Sanity testing is a subset of Regression testing</w:t>
            </w:r>
          </w:p>
        </w:tc>
      </w:tr>
      <w:tr w:rsidR="008019B4" w14:paraId="428B48C7" w14:textId="77777777" w:rsidTr="008019B4">
        <w:tc>
          <w:tcPr>
            <w:tcW w:w="4508" w:type="dxa"/>
          </w:tcPr>
          <w:p w14:paraId="1237BAA6" w14:textId="487715D6" w:rsidR="008019B4" w:rsidRPr="008D6CD1" w:rsidRDefault="008D6CD1" w:rsidP="008019B4">
            <w:pPr>
              <w:pStyle w:val="ListParagraph"/>
              <w:ind w:left="0"/>
              <w:rPr>
                <w:rFonts w:cstheme="minorHAnsi"/>
                <w:sz w:val="36"/>
                <w:szCs w:val="36"/>
              </w:rPr>
            </w:pPr>
            <w:r w:rsidRPr="008D6CD1">
              <w:rPr>
                <w:rFonts w:cstheme="minorHAnsi"/>
                <w:sz w:val="36"/>
                <w:szCs w:val="36"/>
              </w:rPr>
              <w:lastRenderedPageBreak/>
              <w:t>Smoke testing exercises the entire system from end to end</w:t>
            </w:r>
          </w:p>
        </w:tc>
        <w:tc>
          <w:tcPr>
            <w:tcW w:w="4508" w:type="dxa"/>
          </w:tcPr>
          <w:p w14:paraId="7F001DFC" w14:textId="6DA520A2" w:rsidR="008019B4" w:rsidRPr="008D6CD1" w:rsidRDefault="008D6CD1" w:rsidP="008019B4">
            <w:pPr>
              <w:rPr>
                <w:rFonts w:cstheme="minorHAnsi"/>
                <w:sz w:val="36"/>
                <w:szCs w:val="36"/>
              </w:rPr>
            </w:pPr>
            <w:r>
              <w:rPr>
                <w:rFonts w:cstheme="minorHAnsi"/>
                <w:sz w:val="36"/>
                <w:szCs w:val="36"/>
              </w:rPr>
              <w:t>Samity testing exercises only the particular component of the entire system</w:t>
            </w:r>
          </w:p>
        </w:tc>
      </w:tr>
    </w:tbl>
    <w:p w14:paraId="56D82255" w14:textId="0FCAA7B5" w:rsidR="0096202B" w:rsidRDefault="0096202B" w:rsidP="008019B4">
      <w:pPr>
        <w:rPr>
          <w:rFonts w:cstheme="minorHAnsi"/>
          <w:b/>
          <w:bCs/>
          <w:sz w:val="36"/>
          <w:szCs w:val="36"/>
        </w:rPr>
      </w:pPr>
    </w:p>
    <w:p w14:paraId="5C95766C" w14:textId="0ED7A4A6" w:rsidR="008D6CD1" w:rsidRDefault="008D6CD1" w:rsidP="008D6CD1">
      <w:pPr>
        <w:pStyle w:val="ListParagraph"/>
        <w:numPr>
          <w:ilvl w:val="0"/>
          <w:numId w:val="37"/>
        </w:numPr>
        <w:rPr>
          <w:rFonts w:cstheme="minorHAnsi"/>
          <w:b/>
          <w:bCs/>
          <w:sz w:val="36"/>
          <w:szCs w:val="36"/>
        </w:rPr>
      </w:pPr>
      <w:r>
        <w:rPr>
          <w:rFonts w:cstheme="minorHAnsi"/>
          <w:b/>
          <w:bCs/>
          <w:sz w:val="36"/>
          <w:szCs w:val="36"/>
        </w:rPr>
        <w:t>Difference between Verification and Validation?</w:t>
      </w:r>
    </w:p>
    <w:p w14:paraId="42C1F86F" w14:textId="77777777" w:rsidR="008D6CD1" w:rsidRPr="008D6CD1" w:rsidRDefault="008D6CD1" w:rsidP="008D6CD1">
      <w:pPr>
        <w:pStyle w:val="ListParagraph"/>
        <w:ind w:left="360"/>
        <w:rPr>
          <w:rFonts w:cstheme="minorHAnsi"/>
          <w:sz w:val="36"/>
          <w:szCs w:val="36"/>
        </w:rPr>
      </w:pPr>
    </w:p>
    <w:tbl>
      <w:tblPr>
        <w:tblStyle w:val="TableGrid"/>
        <w:tblW w:w="0" w:type="auto"/>
        <w:tblInd w:w="360" w:type="dxa"/>
        <w:tblLook w:val="04A0" w:firstRow="1" w:lastRow="0" w:firstColumn="1" w:lastColumn="0" w:noHBand="0" w:noVBand="1"/>
      </w:tblPr>
      <w:tblGrid>
        <w:gridCol w:w="4306"/>
        <w:gridCol w:w="4350"/>
      </w:tblGrid>
      <w:tr w:rsidR="008D6CD1" w14:paraId="4FBC9C24" w14:textId="77777777" w:rsidTr="008D6CD1">
        <w:tc>
          <w:tcPr>
            <w:tcW w:w="4508" w:type="dxa"/>
          </w:tcPr>
          <w:p w14:paraId="159B2196" w14:textId="5D836E5A" w:rsidR="008D6CD1" w:rsidRDefault="008D6CD1" w:rsidP="00974BE8">
            <w:pPr>
              <w:pStyle w:val="ListParagraph"/>
              <w:ind w:left="0"/>
              <w:rPr>
                <w:rFonts w:cstheme="minorHAnsi"/>
                <w:b/>
                <w:bCs/>
                <w:sz w:val="36"/>
                <w:szCs w:val="36"/>
              </w:rPr>
            </w:pPr>
            <w:r>
              <w:rPr>
                <w:rFonts w:cstheme="minorHAnsi"/>
                <w:b/>
                <w:bCs/>
                <w:sz w:val="36"/>
                <w:szCs w:val="36"/>
              </w:rPr>
              <w:t>Verification</w:t>
            </w:r>
          </w:p>
        </w:tc>
        <w:tc>
          <w:tcPr>
            <w:tcW w:w="4508" w:type="dxa"/>
          </w:tcPr>
          <w:p w14:paraId="7B643E72" w14:textId="6946D463" w:rsidR="008D6CD1" w:rsidRDefault="008D6CD1" w:rsidP="00974BE8">
            <w:pPr>
              <w:pStyle w:val="ListParagraph"/>
              <w:ind w:left="0"/>
              <w:rPr>
                <w:rFonts w:cstheme="minorHAnsi"/>
                <w:b/>
                <w:bCs/>
                <w:sz w:val="36"/>
                <w:szCs w:val="36"/>
              </w:rPr>
            </w:pPr>
            <w:r>
              <w:rPr>
                <w:rFonts w:cstheme="minorHAnsi"/>
                <w:b/>
                <w:bCs/>
                <w:sz w:val="36"/>
                <w:szCs w:val="36"/>
              </w:rPr>
              <w:t>Validation</w:t>
            </w:r>
          </w:p>
        </w:tc>
      </w:tr>
      <w:tr w:rsidR="008D6CD1" w14:paraId="5D4CBAE3" w14:textId="77777777" w:rsidTr="008D6CD1">
        <w:tc>
          <w:tcPr>
            <w:tcW w:w="4508" w:type="dxa"/>
          </w:tcPr>
          <w:p w14:paraId="11BEED51" w14:textId="075D0793" w:rsidR="008D6CD1" w:rsidRPr="008D6CD1" w:rsidRDefault="008D6CD1" w:rsidP="00974BE8">
            <w:pPr>
              <w:pStyle w:val="ListParagraph"/>
              <w:ind w:left="0"/>
              <w:rPr>
                <w:rFonts w:cstheme="minorHAnsi"/>
                <w:sz w:val="36"/>
                <w:szCs w:val="36"/>
              </w:rPr>
            </w:pPr>
            <w:r w:rsidRPr="008D6CD1">
              <w:rPr>
                <w:rFonts w:cstheme="minorHAnsi"/>
                <w:sz w:val="36"/>
                <w:szCs w:val="36"/>
              </w:rPr>
              <w:t>The process of evaluating work-products (not the actual final product) of a development phase to determine whether they meet the specified requirements for that phase.</w:t>
            </w:r>
          </w:p>
        </w:tc>
        <w:tc>
          <w:tcPr>
            <w:tcW w:w="4508" w:type="dxa"/>
          </w:tcPr>
          <w:p w14:paraId="64A306E7" w14:textId="4D025484" w:rsidR="008D6CD1" w:rsidRPr="008D6CD1" w:rsidRDefault="008D6CD1" w:rsidP="00974BE8">
            <w:pPr>
              <w:pStyle w:val="ListParagraph"/>
              <w:ind w:left="0"/>
              <w:rPr>
                <w:rFonts w:cstheme="minorHAnsi"/>
                <w:sz w:val="36"/>
                <w:szCs w:val="36"/>
              </w:rPr>
            </w:pPr>
            <w:r w:rsidRPr="008D6CD1">
              <w:rPr>
                <w:rFonts w:cstheme="minorHAnsi"/>
                <w:sz w:val="36"/>
                <w:szCs w:val="36"/>
              </w:rPr>
              <w:t>The process of evaluating software during or at the end of the development process to determine whether it satisfies specified business requirements.</w:t>
            </w:r>
          </w:p>
        </w:tc>
      </w:tr>
      <w:tr w:rsidR="008D6CD1" w14:paraId="63226191" w14:textId="77777777" w:rsidTr="008D6CD1">
        <w:tc>
          <w:tcPr>
            <w:tcW w:w="4508" w:type="dxa"/>
          </w:tcPr>
          <w:p w14:paraId="63AA70AD" w14:textId="36D51357" w:rsidR="008D6CD1" w:rsidRPr="008D6CD1" w:rsidRDefault="008D6CD1" w:rsidP="00974BE8">
            <w:pPr>
              <w:pStyle w:val="ListParagraph"/>
              <w:ind w:left="0"/>
              <w:rPr>
                <w:rFonts w:cstheme="minorHAnsi"/>
                <w:sz w:val="36"/>
                <w:szCs w:val="36"/>
              </w:rPr>
            </w:pPr>
            <w:r w:rsidRPr="008D6CD1">
              <w:rPr>
                <w:rFonts w:cstheme="minorHAnsi"/>
                <w:sz w:val="36"/>
                <w:szCs w:val="36"/>
              </w:rPr>
              <w:t>To ensure that the product is being built according to the requirements and design specifications. In other words, to ensure that work products meet their specified requirements.</w:t>
            </w:r>
          </w:p>
        </w:tc>
        <w:tc>
          <w:tcPr>
            <w:tcW w:w="4508" w:type="dxa"/>
          </w:tcPr>
          <w:p w14:paraId="1CB1915D" w14:textId="31D206E0" w:rsidR="008D6CD1" w:rsidRPr="008D6CD1" w:rsidRDefault="008D6CD1" w:rsidP="00974BE8">
            <w:pPr>
              <w:pStyle w:val="ListParagraph"/>
              <w:ind w:left="0"/>
              <w:rPr>
                <w:rFonts w:cstheme="minorHAnsi"/>
                <w:sz w:val="36"/>
                <w:szCs w:val="36"/>
              </w:rPr>
            </w:pPr>
            <w:r w:rsidRPr="008D6CD1">
              <w:rPr>
                <w:rFonts w:cstheme="minorHAnsi"/>
                <w:sz w:val="36"/>
                <w:szCs w:val="36"/>
              </w:rPr>
              <w:t>To ensure that the product actually meets the user’s needs, and that the specifications were correct in the first place. In other words, to demonstrate that the product ful</w:t>
            </w:r>
            <w:r>
              <w:rPr>
                <w:rFonts w:cstheme="minorHAnsi"/>
                <w:sz w:val="36"/>
                <w:szCs w:val="36"/>
              </w:rPr>
              <w:t>l-</w:t>
            </w:r>
            <w:r w:rsidRPr="008D6CD1">
              <w:rPr>
                <w:rFonts w:cstheme="minorHAnsi"/>
                <w:sz w:val="36"/>
                <w:szCs w:val="36"/>
              </w:rPr>
              <w:t>fills its intended us</w:t>
            </w:r>
            <w:r>
              <w:rPr>
                <w:rFonts w:cstheme="minorHAnsi"/>
                <w:sz w:val="36"/>
                <w:szCs w:val="36"/>
              </w:rPr>
              <w:t>e when placed in its intended environment.</w:t>
            </w:r>
          </w:p>
        </w:tc>
      </w:tr>
      <w:tr w:rsidR="008D6CD1" w14:paraId="59A283BF" w14:textId="77777777" w:rsidTr="008D6CD1">
        <w:tc>
          <w:tcPr>
            <w:tcW w:w="4508" w:type="dxa"/>
          </w:tcPr>
          <w:p w14:paraId="3905EE23" w14:textId="79F69E44" w:rsidR="008D6CD1" w:rsidRPr="008D6CD1" w:rsidRDefault="008D6CD1" w:rsidP="00974BE8">
            <w:pPr>
              <w:pStyle w:val="ListParagraph"/>
              <w:ind w:left="0"/>
              <w:rPr>
                <w:rFonts w:cstheme="minorHAnsi"/>
                <w:sz w:val="36"/>
                <w:szCs w:val="36"/>
              </w:rPr>
            </w:pPr>
            <w:r w:rsidRPr="008D6CD1">
              <w:rPr>
                <w:rFonts w:cstheme="minorHAnsi"/>
                <w:sz w:val="36"/>
                <w:szCs w:val="36"/>
              </w:rPr>
              <w:t>Are we building the product right?</w:t>
            </w:r>
          </w:p>
        </w:tc>
        <w:tc>
          <w:tcPr>
            <w:tcW w:w="4508" w:type="dxa"/>
          </w:tcPr>
          <w:p w14:paraId="338D9539" w14:textId="43F72769" w:rsidR="008D6CD1" w:rsidRPr="008D6CD1" w:rsidRDefault="008D6CD1" w:rsidP="00974BE8">
            <w:pPr>
              <w:pStyle w:val="ListParagraph"/>
              <w:ind w:left="0"/>
              <w:rPr>
                <w:rFonts w:cstheme="minorHAnsi"/>
                <w:sz w:val="36"/>
                <w:szCs w:val="36"/>
              </w:rPr>
            </w:pPr>
            <w:r w:rsidRPr="008D6CD1">
              <w:rPr>
                <w:rFonts w:cstheme="minorHAnsi"/>
                <w:sz w:val="36"/>
                <w:szCs w:val="36"/>
              </w:rPr>
              <w:t>Are we building the right product?</w:t>
            </w:r>
          </w:p>
        </w:tc>
      </w:tr>
      <w:tr w:rsidR="008D6CD1" w14:paraId="61EBB277" w14:textId="77777777" w:rsidTr="008D6CD1">
        <w:tc>
          <w:tcPr>
            <w:tcW w:w="4508" w:type="dxa"/>
          </w:tcPr>
          <w:p w14:paraId="4AA520A2" w14:textId="706A07D6" w:rsidR="008D6CD1" w:rsidRPr="00532BD2" w:rsidRDefault="00532BD2" w:rsidP="00974BE8">
            <w:pPr>
              <w:pStyle w:val="ListParagraph"/>
              <w:ind w:left="0"/>
              <w:rPr>
                <w:rFonts w:cstheme="minorHAnsi"/>
                <w:sz w:val="36"/>
                <w:szCs w:val="36"/>
              </w:rPr>
            </w:pPr>
            <w:r w:rsidRPr="00532BD2">
              <w:rPr>
                <w:rFonts w:cstheme="minorHAnsi"/>
                <w:sz w:val="36"/>
                <w:szCs w:val="36"/>
              </w:rPr>
              <w:lastRenderedPageBreak/>
              <w:t>Plans, Requirement Specs, Design Specs, Code, Test Cases</w:t>
            </w:r>
            <w:r>
              <w:rPr>
                <w:rFonts w:cstheme="minorHAnsi"/>
                <w:sz w:val="36"/>
                <w:szCs w:val="36"/>
              </w:rPr>
              <w:t xml:space="preserve"> are evaluated.</w:t>
            </w:r>
          </w:p>
        </w:tc>
        <w:tc>
          <w:tcPr>
            <w:tcW w:w="4508" w:type="dxa"/>
          </w:tcPr>
          <w:p w14:paraId="3BE1D66C" w14:textId="29C93E1C" w:rsidR="008D6CD1" w:rsidRPr="00532BD2" w:rsidRDefault="00532BD2" w:rsidP="00974BE8">
            <w:pPr>
              <w:pStyle w:val="ListParagraph"/>
              <w:ind w:left="0"/>
              <w:rPr>
                <w:rFonts w:cstheme="minorHAnsi"/>
                <w:sz w:val="36"/>
                <w:szCs w:val="36"/>
              </w:rPr>
            </w:pPr>
            <w:r w:rsidRPr="00532BD2">
              <w:rPr>
                <w:rFonts w:cstheme="minorHAnsi"/>
                <w:sz w:val="36"/>
                <w:szCs w:val="36"/>
              </w:rPr>
              <w:t>The actual product/software</w:t>
            </w:r>
            <w:r>
              <w:rPr>
                <w:rFonts w:cstheme="minorHAnsi"/>
                <w:sz w:val="36"/>
                <w:szCs w:val="36"/>
              </w:rPr>
              <w:t xml:space="preserve"> is evaluated.</w:t>
            </w:r>
          </w:p>
        </w:tc>
      </w:tr>
      <w:tr w:rsidR="008D6CD1" w14:paraId="60FDCF35" w14:textId="77777777" w:rsidTr="008D6CD1">
        <w:tc>
          <w:tcPr>
            <w:tcW w:w="4508" w:type="dxa"/>
          </w:tcPr>
          <w:p w14:paraId="2A2A7924" w14:textId="18E0A251" w:rsidR="008D6CD1" w:rsidRDefault="00532BD2" w:rsidP="00974BE8">
            <w:pPr>
              <w:pStyle w:val="ListParagraph"/>
              <w:ind w:left="0"/>
              <w:rPr>
                <w:rFonts w:cstheme="minorHAnsi"/>
                <w:b/>
                <w:bCs/>
                <w:sz w:val="36"/>
                <w:szCs w:val="36"/>
              </w:rPr>
            </w:pPr>
            <w:r w:rsidRPr="00532BD2">
              <w:rPr>
                <w:rFonts w:cstheme="minorHAnsi"/>
                <w:b/>
                <w:bCs/>
                <w:sz w:val="36"/>
                <w:szCs w:val="36"/>
              </w:rPr>
              <w:t xml:space="preserve">∙ </w:t>
            </w:r>
            <w:r w:rsidRPr="00532BD2">
              <w:rPr>
                <w:rFonts w:cstheme="minorHAnsi"/>
                <w:sz w:val="36"/>
                <w:szCs w:val="36"/>
              </w:rPr>
              <w:t xml:space="preserve">Reviews </w:t>
            </w:r>
            <w:r>
              <w:rPr>
                <w:rFonts w:cstheme="minorHAnsi"/>
                <w:sz w:val="36"/>
                <w:szCs w:val="36"/>
              </w:rPr>
              <w:t>/</w:t>
            </w:r>
            <w:r w:rsidRPr="00532BD2">
              <w:rPr>
                <w:rFonts w:cstheme="minorHAnsi"/>
                <w:sz w:val="36"/>
                <w:szCs w:val="36"/>
              </w:rPr>
              <w:t xml:space="preserve"> Walkthroughs</w:t>
            </w:r>
            <w:r>
              <w:rPr>
                <w:rFonts w:cstheme="minorHAnsi"/>
                <w:sz w:val="36"/>
                <w:szCs w:val="36"/>
              </w:rPr>
              <w:t xml:space="preserve"> / Inspections </w:t>
            </w:r>
          </w:p>
        </w:tc>
        <w:tc>
          <w:tcPr>
            <w:tcW w:w="4508" w:type="dxa"/>
          </w:tcPr>
          <w:p w14:paraId="3A7621DC" w14:textId="6ED75BE4" w:rsidR="008D6CD1" w:rsidRPr="00532BD2" w:rsidRDefault="00532BD2" w:rsidP="00974BE8">
            <w:pPr>
              <w:pStyle w:val="ListParagraph"/>
              <w:ind w:left="0"/>
              <w:rPr>
                <w:rFonts w:cstheme="minorHAnsi"/>
                <w:sz w:val="36"/>
                <w:szCs w:val="36"/>
              </w:rPr>
            </w:pPr>
            <w:r w:rsidRPr="00532BD2">
              <w:rPr>
                <w:rFonts w:cstheme="minorHAnsi"/>
                <w:sz w:val="36"/>
                <w:szCs w:val="36"/>
              </w:rPr>
              <w:t>Testing</w:t>
            </w:r>
          </w:p>
        </w:tc>
      </w:tr>
    </w:tbl>
    <w:p w14:paraId="6881816F" w14:textId="77777777" w:rsidR="00974BE8" w:rsidRPr="00974BE8" w:rsidRDefault="00974BE8" w:rsidP="00974BE8">
      <w:pPr>
        <w:pStyle w:val="ListParagraph"/>
        <w:ind w:left="360"/>
        <w:rPr>
          <w:rFonts w:cstheme="minorHAnsi"/>
          <w:b/>
          <w:bCs/>
          <w:sz w:val="36"/>
          <w:szCs w:val="36"/>
        </w:rPr>
      </w:pPr>
    </w:p>
    <w:p w14:paraId="13E88941" w14:textId="5824C287" w:rsidR="00CA4EED" w:rsidRDefault="00532BD2" w:rsidP="00532BD2">
      <w:pPr>
        <w:pStyle w:val="ListParagraph"/>
        <w:numPr>
          <w:ilvl w:val="0"/>
          <w:numId w:val="37"/>
        </w:numPr>
        <w:rPr>
          <w:rFonts w:cstheme="minorHAnsi"/>
          <w:b/>
          <w:bCs/>
          <w:sz w:val="36"/>
          <w:szCs w:val="36"/>
        </w:rPr>
      </w:pPr>
      <w:r w:rsidRPr="00532BD2">
        <w:rPr>
          <w:rFonts w:cstheme="minorHAnsi"/>
          <w:b/>
          <w:bCs/>
          <w:sz w:val="36"/>
          <w:szCs w:val="36"/>
        </w:rPr>
        <w:t>Explain types of performance testing?</w:t>
      </w:r>
    </w:p>
    <w:p w14:paraId="2E2D5310" w14:textId="16A5DB39" w:rsidR="00E10A8A" w:rsidRDefault="00E10A8A" w:rsidP="00E10A8A">
      <w:pPr>
        <w:pStyle w:val="ListParagraph"/>
        <w:numPr>
          <w:ilvl w:val="0"/>
          <w:numId w:val="39"/>
        </w:numPr>
        <w:rPr>
          <w:rFonts w:cstheme="minorHAnsi"/>
          <w:sz w:val="36"/>
          <w:szCs w:val="36"/>
        </w:rPr>
      </w:pPr>
      <w:r w:rsidRPr="00E10A8A">
        <w:rPr>
          <w:rFonts w:cstheme="minorHAnsi"/>
          <w:sz w:val="36"/>
          <w:szCs w:val="36"/>
        </w:rPr>
        <w:t xml:space="preserve">Load testing– checks the application’s ability to perform under anticipated user loads. The objective is to identify performance bottlenecks before the software application goes live. </w:t>
      </w:r>
      <w:r>
        <w:rPr>
          <w:rFonts w:cstheme="minorHAnsi"/>
          <w:sz w:val="36"/>
          <w:szCs w:val="36"/>
        </w:rPr>
        <w:t xml:space="preserve">                                                                                 </w:t>
      </w:r>
      <w:r w:rsidRPr="00E10A8A">
        <w:rPr>
          <w:rFonts w:cstheme="minorHAnsi"/>
          <w:sz w:val="36"/>
          <w:szCs w:val="36"/>
        </w:rPr>
        <w:t>Stress testing</w:t>
      </w:r>
      <w:r w:rsidRPr="00E10A8A">
        <w:rPr>
          <w:rFonts w:ascii="Calibri" w:hAnsi="Calibri" w:cs="Calibri"/>
          <w:sz w:val="36"/>
          <w:szCs w:val="36"/>
        </w:rPr>
        <w:t>–</w:t>
      </w:r>
      <w:r w:rsidRPr="00E10A8A">
        <w:rPr>
          <w:rFonts w:cstheme="minorHAnsi"/>
          <w:sz w:val="36"/>
          <w:szCs w:val="36"/>
        </w:rPr>
        <w:t xml:space="preserve"> involves testing an application under extreme workloads to see how it handles high traffic or data processing. The objective is to identify the breaking point of an application. </w:t>
      </w:r>
      <w:r>
        <w:rPr>
          <w:rFonts w:ascii="Segoe UI Symbol" w:hAnsi="Segoe UI Symbol" w:cs="Segoe UI Symbol"/>
          <w:sz w:val="36"/>
          <w:szCs w:val="36"/>
        </w:rPr>
        <w:t xml:space="preserve">                                         </w:t>
      </w:r>
      <w:r w:rsidRPr="00E10A8A">
        <w:rPr>
          <w:rFonts w:cstheme="minorHAnsi"/>
          <w:sz w:val="36"/>
          <w:szCs w:val="36"/>
        </w:rPr>
        <w:t xml:space="preserve"> Endurance testing</w:t>
      </w:r>
      <w:r w:rsidRPr="00E10A8A">
        <w:rPr>
          <w:rFonts w:ascii="Calibri" w:hAnsi="Calibri" w:cs="Calibri"/>
          <w:sz w:val="36"/>
          <w:szCs w:val="36"/>
        </w:rPr>
        <w:t>–</w:t>
      </w:r>
      <w:r w:rsidRPr="00E10A8A">
        <w:rPr>
          <w:rFonts w:cstheme="minorHAnsi"/>
          <w:sz w:val="36"/>
          <w:szCs w:val="36"/>
        </w:rPr>
        <w:t xml:space="preserve"> is done to make sure the software can handle the expected load over a long period of time. </w:t>
      </w:r>
      <w:r>
        <w:rPr>
          <w:rFonts w:cstheme="minorHAnsi"/>
          <w:sz w:val="36"/>
          <w:szCs w:val="36"/>
        </w:rPr>
        <w:t xml:space="preserve">               </w:t>
      </w:r>
      <w:r w:rsidRPr="00E10A8A">
        <w:rPr>
          <w:rFonts w:cstheme="minorHAnsi"/>
          <w:sz w:val="36"/>
          <w:szCs w:val="36"/>
        </w:rPr>
        <w:t>Spike</w:t>
      </w:r>
      <w:r>
        <w:rPr>
          <w:rFonts w:cstheme="minorHAnsi"/>
          <w:sz w:val="36"/>
          <w:szCs w:val="36"/>
        </w:rPr>
        <w:t xml:space="preserve"> </w:t>
      </w:r>
      <w:r w:rsidRPr="00E10A8A">
        <w:rPr>
          <w:rFonts w:cstheme="minorHAnsi"/>
          <w:sz w:val="36"/>
          <w:szCs w:val="36"/>
        </w:rPr>
        <w:t>testing</w:t>
      </w:r>
      <w:r w:rsidRPr="00E10A8A">
        <w:rPr>
          <w:rFonts w:ascii="Calibri" w:hAnsi="Calibri" w:cs="Calibri"/>
          <w:sz w:val="36"/>
          <w:szCs w:val="36"/>
        </w:rPr>
        <w:t>–</w:t>
      </w:r>
      <w:r w:rsidRPr="00E10A8A">
        <w:rPr>
          <w:rFonts w:cstheme="minorHAnsi"/>
          <w:sz w:val="36"/>
          <w:szCs w:val="36"/>
        </w:rPr>
        <w:t xml:space="preserve"> tests the software’s reaction to sudden large spikes in the load generated by users. </w:t>
      </w:r>
      <w:r>
        <w:rPr>
          <w:rFonts w:ascii="Segoe UI Symbol" w:hAnsi="Segoe UI Symbol" w:cs="Segoe UI Symbol"/>
          <w:sz w:val="36"/>
          <w:szCs w:val="36"/>
        </w:rPr>
        <w:t xml:space="preserve">                            </w:t>
      </w:r>
      <w:r w:rsidRPr="00E10A8A">
        <w:rPr>
          <w:rFonts w:cstheme="minorHAnsi"/>
          <w:sz w:val="36"/>
          <w:szCs w:val="36"/>
        </w:rPr>
        <w:t xml:space="preserve"> Volume testing</w:t>
      </w:r>
      <w:r w:rsidRPr="00E10A8A">
        <w:rPr>
          <w:rFonts w:ascii="Calibri" w:hAnsi="Calibri" w:cs="Calibri"/>
          <w:sz w:val="36"/>
          <w:szCs w:val="36"/>
        </w:rPr>
        <w:t>–</w:t>
      </w:r>
      <w:r w:rsidRPr="00E10A8A">
        <w:rPr>
          <w:rFonts w:cstheme="minorHAnsi"/>
          <w:sz w:val="36"/>
          <w:szCs w:val="36"/>
        </w:rPr>
        <w:t xml:space="preserve"> Under Volume Testing large no. of. Data is populated in a database, and the overall software system</w:t>
      </w:r>
      <w:r w:rsidRPr="00E10A8A">
        <w:rPr>
          <w:rFonts w:ascii="Calibri" w:hAnsi="Calibri" w:cs="Calibri"/>
          <w:sz w:val="36"/>
          <w:szCs w:val="36"/>
        </w:rPr>
        <w:t>’</w:t>
      </w:r>
      <w:r w:rsidRPr="00E10A8A">
        <w:rPr>
          <w:rFonts w:cstheme="minorHAnsi"/>
          <w:sz w:val="36"/>
          <w:szCs w:val="36"/>
        </w:rPr>
        <w:t>s behavio</w:t>
      </w:r>
      <w:r>
        <w:rPr>
          <w:rFonts w:cstheme="minorHAnsi"/>
          <w:sz w:val="36"/>
          <w:szCs w:val="36"/>
        </w:rPr>
        <w:t>u</w:t>
      </w:r>
      <w:r w:rsidRPr="00E10A8A">
        <w:rPr>
          <w:rFonts w:cstheme="minorHAnsi"/>
          <w:sz w:val="36"/>
          <w:szCs w:val="36"/>
        </w:rPr>
        <w:t>r is monitored. The objective is to check software application</w:t>
      </w:r>
      <w:r w:rsidRPr="00E10A8A">
        <w:rPr>
          <w:rFonts w:ascii="Calibri" w:hAnsi="Calibri" w:cs="Calibri"/>
          <w:sz w:val="36"/>
          <w:szCs w:val="36"/>
        </w:rPr>
        <w:t>’</w:t>
      </w:r>
      <w:r w:rsidRPr="00E10A8A">
        <w:rPr>
          <w:rFonts w:cstheme="minorHAnsi"/>
          <w:sz w:val="36"/>
          <w:szCs w:val="36"/>
        </w:rPr>
        <w:t xml:space="preserve">s performance under varying database volumes. </w:t>
      </w:r>
      <w:r>
        <w:rPr>
          <w:rFonts w:cstheme="minorHAnsi"/>
          <w:sz w:val="36"/>
          <w:szCs w:val="36"/>
        </w:rPr>
        <w:t xml:space="preserve">                                                                     </w:t>
      </w:r>
      <w:r w:rsidRPr="00E10A8A">
        <w:rPr>
          <w:rFonts w:cstheme="minorHAnsi"/>
          <w:sz w:val="36"/>
          <w:szCs w:val="36"/>
        </w:rPr>
        <w:t>Scalability testing</w:t>
      </w:r>
      <w:r w:rsidRPr="00E10A8A">
        <w:rPr>
          <w:rFonts w:ascii="Calibri" w:hAnsi="Calibri" w:cs="Calibri"/>
          <w:sz w:val="36"/>
          <w:szCs w:val="36"/>
        </w:rPr>
        <w:t>–</w:t>
      </w:r>
      <w:r w:rsidRPr="00E10A8A">
        <w:rPr>
          <w:rFonts w:cstheme="minorHAnsi"/>
          <w:sz w:val="36"/>
          <w:szCs w:val="36"/>
        </w:rPr>
        <w:t xml:space="preserve"> The objective of scalability testing is to determine the software application</w:t>
      </w:r>
      <w:r w:rsidRPr="00E10A8A">
        <w:rPr>
          <w:rFonts w:ascii="Calibri" w:hAnsi="Calibri" w:cs="Calibri"/>
          <w:sz w:val="36"/>
          <w:szCs w:val="36"/>
        </w:rPr>
        <w:t>’</w:t>
      </w:r>
      <w:r w:rsidRPr="00E10A8A">
        <w:rPr>
          <w:rFonts w:cstheme="minorHAnsi"/>
          <w:sz w:val="36"/>
          <w:szCs w:val="36"/>
        </w:rPr>
        <w:t xml:space="preserve">s effectiveness in </w:t>
      </w:r>
      <w:r w:rsidRPr="00E10A8A">
        <w:rPr>
          <w:rFonts w:ascii="Calibri" w:hAnsi="Calibri" w:cs="Calibri"/>
          <w:sz w:val="36"/>
          <w:szCs w:val="36"/>
        </w:rPr>
        <w:t>“</w:t>
      </w:r>
      <w:r w:rsidRPr="00E10A8A">
        <w:rPr>
          <w:rFonts w:cstheme="minorHAnsi"/>
          <w:sz w:val="36"/>
          <w:szCs w:val="36"/>
        </w:rPr>
        <w:t>scaling up</w:t>
      </w:r>
      <w:r w:rsidRPr="00E10A8A">
        <w:rPr>
          <w:rFonts w:ascii="Calibri" w:hAnsi="Calibri" w:cs="Calibri"/>
          <w:sz w:val="36"/>
          <w:szCs w:val="36"/>
        </w:rPr>
        <w:t>”</w:t>
      </w:r>
      <w:r w:rsidRPr="00E10A8A">
        <w:rPr>
          <w:rFonts w:cstheme="minorHAnsi"/>
          <w:sz w:val="36"/>
          <w:szCs w:val="36"/>
        </w:rPr>
        <w:t xml:space="preserve"> to support an increase in user load. It helps plan capacity addition to your software system</w:t>
      </w:r>
      <w:r>
        <w:rPr>
          <w:rFonts w:cstheme="minorHAnsi"/>
          <w:sz w:val="36"/>
          <w:szCs w:val="36"/>
        </w:rPr>
        <w:t>.</w:t>
      </w:r>
    </w:p>
    <w:p w14:paraId="3B70F885" w14:textId="77777777" w:rsidR="00E10A8A" w:rsidRDefault="00E10A8A" w:rsidP="00E10A8A">
      <w:pPr>
        <w:pStyle w:val="ListParagraph"/>
        <w:ind w:left="502"/>
        <w:rPr>
          <w:rFonts w:cstheme="minorHAnsi"/>
          <w:sz w:val="36"/>
          <w:szCs w:val="36"/>
        </w:rPr>
      </w:pPr>
    </w:p>
    <w:p w14:paraId="3A110114" w14:textId="4CC65E93" w:rsidR="006547A9" w:rsidRPr="006547A9" w:rsidRDefault="006547A9" w:rsidP="006547A9">
      <w:pPr>
        <w:pStyle w:val="ListParagraph"/>
        <w:numPr>
          <w:ilvl w:val="0"/>
          <w:numId w:val="37"/>
        </w:numPr>
        <w:rPr>
          <w:rFonts w:cstheme="minorHAnsi"/>
          <w:b/>
          <w:bCs/>
          <w:sz w:val="36"/>
          <w:szCs w:val="36"/>
        </w:rPr>
      </w:pPr>
      <w:r w:rsidRPr="006547A9">
        <w:rPr>
          <w:rFonts w:cstheme="minorHAnsi"/>
          <w:b/>
          <w:bCs/>
          <w:sz w:val="36"/>
          <w:szCs w:val="36"/>
        </w:rPr>
        <w:t>What is Error, defect, bug and failure?</w:t>
      </w:r>
    </w:p>
    <w:p w14:paraId="01CC2182" w14:textId="6CE2999C" w:rsidR="006547A9" w:rsidRDefault="006547A9" w:rsidP="006547A9">
      <w:pPr>
        <w:pStyle w:val="ListParagraph"/>
        <w:numPr>
          <w:ilvl w:val="0"/>
          <w:numId w:val="39"/>
        </w:numPr>
        <w:rPr>
          <w:rFonts w:cstheme="minorHAnsi"/>
          <w:sz w:val="36"/>
          <w:szCs w:val="36"/>
        </w:rPr>
      </w:pPr>
      <w:r w:rsidRPr="006547A9">
        <w:rPr>
          <w:rFonts w:cstheme="minorHAnsi"/>
          <w:sz w:val="36"/>
          <w:szCs w:val="36"/>
        </w:rPr>
        <w:t>“A mistake in coding is called error, error found by tester is called defect, defect accepted by development team then it is called bug, build does not meet the requirements then it is failure</w:t>
      </w:r>
      <w:r>
        <w:rPr>
          <w:rFonts w:cstheme="minorHAnsi"/>
          <w:sz w:val="36"/>
          <w:szCs w:val="36"/>
        </w:rPr>
        <w:t>.</w:t>
      </w:r>
      <w:r w:rsidRPr="006547A9">
        <w:rPr>
          <w:rFonts w:cstheme="minorHAnsi"/>
          <w:sz w:val="36"/>
          <w:szCs w:val="36"/>
        </w:rPr>
        <w:t>”</w:t>
      </w:r>
    </w:p>
    <w:p w14:paraId="4D84641F" w14:textId="77777777" w:rsidR="006547A9" w:rsidRDefault="006547A9" w:rsidP="006547A9">
      <w:pPr>
        <w:pStyle w:val="ListParagraph"/>
        <w:ind w:left="502"/>
        <w:rPr>
          <w:rFonts w:cstheme="minorHAnsi"/>
          <w:sz w:val="36"/>
          <w:szCs w:val="36"/>
        </w:rPr>
      </w:pPr>
    </w:p>
    <w:p w14:paraId="410672DE" w14:textId="4EEFAC4A" w:rsidR="006547A9" w:rsidRDefault="006547A9" w:rsidP="006547A9">
      <w:pPr>
        <w:pStyle w:val="ListParagraph"/>
        <w:numPr>
          <w:ilvl w:val="0"/>
          <w:numId w:val="37"/>
        </w:numPr>
        <w:rPr>
          <w:rFonts w:cstheme="minorHAnsi"/>
          <w:b/>
          <w:bCs/>
          <w:sz w:val="36"/>
          <w:szCs w:val="36"/>
        </w:rPr>
      </w:pPr>
      <w:r w:rsidRPr="006547A9">
        <w:rPr>
          <w:rFonts w:cstheme="minorHAnsi"/>
          <w:b/>
          <w:bCs/>
          <w:sz w:val="36"/>
          <w:szCs w:val="36"/>
        </w:rPr>
        <w:t xml:space="preserve"> Difference between Priority and Severity?</w:t>
      </w:r>
    </w:p>
    <w:p w14:paraId="3D56413E" w14:textId="72EBDCFE" w:rsidR="009E2D6B" w:rsidRPr="009E2D6B" w:rsidRDefault="009E2D6B" w:rsidP="009E2D6B">
      <w:pPr>
        <w:pStyle w:val="ListParagraph"/>
        <w:numPr>
          <w:ilvl w:val="0"/>
          <w:numId w:val="47"/>
        </w:numPr>
        <w:rPr>
          <w:rFonts w:cstheme="minorHAnsi"/>
          <w:b/>
          <w:bCs/>
          <w:sz w:val="36"/>
          <w:szCs w:val="36"/>
        </w:rPr>
      </w:pPr>
      <w:r w:rsidRPr="009E2D6B">
        <w:rPr>
          <w:rFonts w:cstheme="minorHAnsi"/>
          <w:b/>
          <w:bCs/>
          <w:sz w:val="36"/>
          <w:szCs w:val="36"/>
        </w:rPr>
        <w:t xml:space="preserve">Priority – </w:t>
      </w:r>
      <w:r>
        <w:rPr>
          <w:rFonts w:cstheme="minorHAnsi"/>
          <w:sz w:val="36"/>
          <w:szCs w:val="36"/>
        </w:rPr>
        <w:t>Urgency to fix</w:t>
      </w:r>
    </w:p>
    <w:p w14:paraId="3111CBB4" w14:textId="53437300" w:rsidR="009E2D6B" w:rsidRPr="009E2D6B" w:rsidRDefault="009E2D6B" w:rsidP="009E2D6B">
      <w:pPr>
        <w:pStyle w:val="ListParagraph"/>
        <w:numPr>
          <w:ilvl w:val="0"/>
          <w:numId w:val="39"/>
        </w:numPr>
        <w:rPr>
          <w:rFonts w:cstheme="minorHAnsi"/>
          <w:sz w:val="36"/>
          <w:szCs w:val="36"/>
        </w:rPr>
      </w:pPr>
      <w:r w:rsidRPr="009E2D6B">
        <w:rPr>
          <w:rFonts w:cstheme="minorHAnsi"/>
          <w:b/>
          <w:bCs/>
          <w:sz w:val="36"/>
          <w:szCs w:val="36"/>
        </w:rPr>
        <w:t>Definition:</w:t>
      </w:r>
      <w:r w:rsidRPr="009E2D6B">
        <w:rPr>
          <w:rFonts w:cstheme="minorHAnsi"/>
          <w:sz w:val="36"/>
          <w:szCs w:val="36"/>
        </w:rPr>
        <w:t xml:space="preserve"> How soon the bug should be </w:t>
      </w:r>
      <w:r>
        <w:rPr>
          <w:rFonts w:cstheme="minorHAnsi"/>
          <w:sz w:val="36"/>
          <w:szCs w:val="36"/>
        </w:rPr>
        <w:t>fixed</w:t>
      </w:r>
      <w:r w:rsidRPr="009E2D6B">
        <w:rPr>
          <w:rFonts w:cstheme="minorHAnsi"/>
          <w:sz w:val="36"/>
          <w:szCs w:val="36"/>
        </w:rPr>
        <w:t xml:space="preserve"> based on </w:t>
      </w:r>
      <w:r>
        <w:rPr>
          <w:rFonts w:cstheme="minorHAnsi"/>
          <w:sz w:val="36"/>
          <w:szCs w:val="36"/>
        </w:rPr>
        <w:t>business needs.</w:t>
      </w:r>
    </w:p>
    <w:p w14:paraId="12C08C9D" w14:textId="77777777" w:rsidR="009E2D6B" w:rsidRPr="009E2D6B" w:rsidRDefault="009E2D6B" w:rsidP="009E2D6B">
      <w:pPr>
        <w:pStyle w:val="ListParagraph"/>
        <w:numPr>
          <w:ilvl w:val="0"/>
          <w:numId w:val="39"/>
        </w:numPr>
        <w:rPr>
          <w:rFonts w:cstheme="minorHAnsi"/>
          <w:sz w:val="36"/>
          <w:szCs w:val="36"/>
        </w:rPr>
      </w:pPr>
      <w:r w:rsidRPr="009E2D6B">
        <w:rPr>
          <w:rFonts w:cstheme="minorHAnsi"/>
          <w:sz w:val="36"/>
          <w:szCs w:val="36"/>
        </w:rPr>
        <w:t>It reflects how urgently the issue should be resolved.</w:t>
      </w:r>
    </w:p>
    <w:p w14:paraId="7FDF1CCD" w14:textId="77777777" w:rsidR="009E2D6B" w:rsidRPr="009E2D6B" w:rsidRDefault="009E2D6B" w:rsidP="009E2D6B">
      <w:pPr>
        <w:pStyle w:val="ListParagraph"/>
        <w:numPr>
          <w:ilvl w:val="0"/>
          <w:numId w:val="39"/>
        </w:numPr>
        <w:rPr>
          <w:rFonts w:cstheme="minorHAnsi"/>
          <w:sz w:val="36"/>
          <w:szCs w:val="36"/>
        </w:rPr>
      </w:pPr>
      <w:r w:rsidRPr="009E2D6B">
        <w:rPr>
          <w:rFonts w:cstheme="minorHAnsi"/>
          <w:sz w:val="36"/>
          <w:szCs w:val="36"/>
        </w:rPr>
        <w:t>Set by: Usually project managers or product owners.</w:t>
      </w:r>
    </w:p>
    <w:p w14:paraId="2D60E666" w14:textId="77777777" w:rsidR="009E2D6B" w:rsidRPr="009E2D6B" w:rsidRDefault="009E2D6B" w:rsidP="009E2D6B">
      <w:pPr>
        <w:pStyle w:val="ListParagraph"/>
        <w:numPr>
          <w:ilvl w:val="0"/>
          <w:numId w:val="39"/>
        </w:numPr>
        <w:rPr>
          <w:rFonts w:cstheme="minorHAnsi"/>
          <w:sz w:val="36"/>
          <w:szCs w:val="36"/>
        </w:rPr>
      </w:pPr>
      <w:r w:rsidRPr="009E2D6B">
        <w:rPr>
          <w:rFonts w:cstheme="minorHAnsi"/>
          <w:b/>
          <w:bCs/>
          <w:sz w:val="36"/>
          <w:szCs w:val="36"/>
        </w:rPr>
        <w:t>Levels of Priority (examples):</w:t>
      </w:r>
    </w:p>
    <w:p w14:paraId="7973AFB1" w14:textId="77777777" w:rsidR="009E2D6B" w:rsidRPr="009E2D6B" w:rsidRDefault="009E2D6B" w:rsidP="009E2D6B">
      <w:pPr>
        <w:pStyle w:val="ListParagraph"/>
        <w:numPr>
          <w:ilvl w:val="0"/>
          <w:numId w:val="39"/>
        </w:numPr>
        <w:rPr>
          <w:rFonts w:cstheme="minorHAnsi"/>
          <w:sz w:val="36"/>
          <w:szCs w:val="36"/>
        </w:rPr>
      </w:pPr>
      <w:r w:rsidRPr="009E2D6B">
        <w:rPr>
          <w:rFonts w:cstheme="minorHAnsi"/>
          <w:b/>
          <w:bCs/>
          <w:sz w:val="36"/>
          <w:szCs w:val="36"/>
        </w:rPr>
        <w:t>P1 (High)</w:t>
      </w:r>
      <w:r w:rsidRPr="009E2D6B">
        <w:rPr>
          <w:rFonts w:cstheme="minorHAnsi"/>
          <w:sz w:val="36"/>
          <w:szCs w:val="36"/>
        </w:rPr>
        <w:t xml:space="preserve"> – Needs immediate fix, blocking release or user operations.</w:t>
      </w:r>
    </w:p>
    <w:p w14:paraId="662814EE" w14:textId="77777777" w:rsidR="009E2D6B" w:rsidRPr="009E2D6B" w:rsidRDefault="009E2D6B" w:rsidP="009E2D6B">
      <w:pPr>
        <w:pStyle w:val="ListParagraph"/>
        <w:numPr>
          <w:ilvl w:val="0"/>
          <w:numId w:val="39"/>
        </w:numPr>
        <w:rPr>
          <w:rFonts w:cstheme="minorHAnsi"/>
          <w:sz w:val="36"/>
          <w:szCs w:val="36"/>
        </w:rPr>
      </w:pPr>
      <w:r w:rsidRPr="009E2D6B">
        <w:rPr>
          <w:rFonts w:cstheme="minorHAnsi"/>
          <w:b/>
          <w:bCs/>
          <w:sz w:val="36"/>
          <w:szCs w:val="36"/>
        </w:rPr>
        <w:t>P2 (Medium)</w:t>
      </w:r>
      <w:r w:rsidRPr="009E2D6B">
        <w:rPr>
          <w:rFonts w:cstheme="minorHAnsi"/>
          <w:sz w:val="36"/>
          <w:szCs w:val="36"/>
        </w:rPr>
        <w:t xml:space="preserve"> – Should be fixed soon, but not immediately.</w:t>
      </w:r>
    </w:p>
    <w:p w14:paraId="2AB7E393" w14:textId="77777777" w:rsidR="009E2D6B" w:rsidRDefault="009E2D6B" w:rsidP="009E2D6B">
      <w:pPr>
        <w:pStyle w:val="ListParagraph"/>
        <w:numPr>
          <w:ilvl w:val="0"/>
          <w:numId w:val="39"/>
        </w:numPr>
        <w:rPr>
          <w:rFonts w:cstheme="minorHAnsi"/>
          <w:sz w:val="36"/>
          <w:szCs w:val="36"/>
        </w:rPr>
      </w:pPr>
      <w:r w:rsidRPr="009E2D6B">
        <w:rPr>
          <w:rFonts w:cstheme="minorHAnsi"/>
          <w:b/>
          <w:bCs/>
          <w:sz w:val="36"/>
          <w:szCs w:val="36"/>
        </w:rPr>
        <w:t>P3 (Low)</w:t>
      </w:r>
      <w:r w:rsidRPr="009E2D6B">
        <w:rPr>
          <w:rFonts w:cstheme="minorHAnsi"/>
          <w:sz w:val="36"/>
          <w:szCs w:val="36"/>
        </w:rPr>
        <w:t xml:space="preserve"> – Can be fixed later, not urgent.</w:t>
      </w:r>
    </w:p>
    <w:p w14:paraId="6DBB406E" w14:textId="625730A2" w:rsidR="009E2D6B" w:rsidRPr="009E2D6B" w:rsidRDefault="009E2D6B" w:rsidP="009E2D6B">
      <w:pPr>
        <w:pStyle w:val="ListParagraph"/>
        <w:numPr>
          <w:ilvl w:val="0"/>
          <w:numId w:val="47"/>
        </w:numPr>
        <w:rPr>
          <w:rFonts w:cstheme="minorHAnsi"/>
          <w:sz w:val="36"/>
          <w:szCs w:val="36"/>
        </w:rPr>
      </w:pPr>
      <w:r>
        <w:rPr>
          <w:rFonts w:cstheme="minorHAnsi"/>
          <w:b/>
          <w:bCs/>
          <w:sz w:val="36"/>
          <w:szCs w:val="36"/>
        </w:rPr>
        <w:t>Severity</w:t>
      </w:r>
      <w:r w:rsidRPr="009E2D6B">
        <w:rPr>
          <w:rFonts w:cstheme="minorHAnsi"/>
          <w:b/>
          <w:bCs/>
          <w:sz w:val="36"/>
          <w:szCs w:val="36"/>
        </w:rPr>
        <w:t>:</w:t>
      </w:r>
      <w:r w:rsidRPr="009E2D6B">
        <w:rPr>
          <w:rFonts w:cstheme="minorHAnsi"/>
          <w:sz w:val="36"/>
          <w:szCs w:val="36"/>
        </w:rPr>
        <w:t xml:space="preserve"> How serious the bug or issue is from a </w:t>
      </w:r>
      <w:r w:rsidRPr="009E2D6B">
        <w:rPr>
          <w:rFonts w:cstheme="minorHAnsi"/>
          <w:b/>
          <w:bCs/>
          <w:sz w:val="36"/>
          <w:szCs w:val="36"/>
        </w:rPr>
        <w:t>technical</w:t>
      </w:r>
      <w:r w:rsidRPr="009E2D6B">
        <w:rPr>
          <w:rFonts w:cstheme="minorHAnsi"/>
          <w:sz w:val="36"/>
          <w:szCs w:val="36"/>
        </w:rPr>
        <w:t xml:space="preserve"> perspective.</w:t>
      </w:r>
    </w:p>
    <w:p w14:paraId="43A3A89B" w14:textId="77777777" w:rsidR="009E2D6B" w:rsidRPr="009E2D6B" w:rsidRDefault="009E2D6B" w:rsidP="009E2D6B">
      <w:pPr>
        <w:pStyle w:val="ListParagraph"/>
        <w:numPr>
          <w:ilvl w:val="0"/>
          <w:numId w:val="50"/>
        </w:numPr>
        <w:rPr>
          <w:rFonts w:cstheme="minorHAnsi"/>
          <w:sz w:val="36"/>
          <w:szCs w:val="36"/>
        </w:rPr>
      </w:pPr>
      <w:r w:rsidRPr="009E2D6B">
        <w:rPr>
          <w:rFonts w:cstheme="minorHAnsi"/>
          <w:sz w:val="36"/>
          <w:szCs w:val="36"/>
        </w:rPr>
        <w:t>It reflects how much the defect affects the system's functionality.</w:t>
      </w:r>
    </w:p>
    <w:p w14:paraId="78882AD5" w14:textId="4CD65642" w:rsidR="009E2D6B" w:rsidRPr="009E2D6B" w:rsidRDefault="009E2D6B" w:rsidP="009E2D6B">
      <w:pPr>
        <w:pStyle w:val="ListParagraph"/>
        <w:numPr>
          <w:ilvl w:val="0"/>
          <w:numId w:val="50"/>
        </w:numPr>
        <w:rPr>
          <w:rFonts w:cstheme="minorHAnsi"/>
          <w:sz w:val="36"/>
          <w:szCs w:val="36"/>
        </w:rPr>
      </w:pPr>
      <w:r w:rsidRPr="009E2D6B">
        <w:rPr>
          <w:rFonts w:cstheme="minorHAnsi"/>
          <w:sz w:val="36"/>
          <w:szCs w:val="36"/>
        </w:rPr>
        <w:t>Set by: Usually testers or QA.</w:t>
      </w:r>
    </w:p>
    <w:p w14:paraId="1AE01622" w14:textId="77777777" w:rsidR="009E2D6B" w:rsidRPr="009E2D6B" w:rsidRDefault="009E2D6B" w:rsidP="009E2D6B">
      <w:pPr>
        <w:pStyle w:val="ListParagraph"/>
        <w:numPr>
          <w:ilvl w:val="0"/>
          <w:numId w:val="50"/>
        </w:numPr>
        <w:rPr>
          <w:rFonts w:cstheme="minorHAnsi"/>
          <w:sz w:val="36"/>
          <w:szCs w:val="36"/>
        </w:rPr>
      </w:pPr>
      <w:r w:rsidRPr="009E2D6B">
        <w:rPr>
          <w:rFonts w:cstheme="minorHAnsi"/>
          <w:b/>
          <w:bCs/>
          <w:sz w:val="36"/>
          <w:szCs w:val="36"/>
        </w:rPr>
        <w:t>Levels of Severity (examples):</w:t>
      </w:r>
    </w:p>
    <w:p w14:paraId="21BDC76F" w14:textId="77777777" w:rsidR="009E2D6B" w:rsidRPr="009E2D6B" w:rsidRDefault="009E2D6B" w:rsidP="009E2D6B">
      <w:pPr>
        <w:pStyle w:val="ListParagraph"/>
        <w:numPr>
          <w:ilvl w:val="0"/>
          <w:numId w:val="50"/>
        </w:numPr>
        <w:rPr>
          <w:rFonts w:cstheme="minorHAnsi"/>
          <w:sz w:val="36"/>
          <w:szCs w:val="36"/>
        </w:rPr>
      </w:pPr>
      <w:r w:rsidRPr="009E2D6B">
        <w:rPr>
          <w:rFonts w:cstheme="minorHAnsi"/>
          <w:b/>
          <w:bCs/>
          <w:sz w:val="36"/>
          <w:szCs w:val="36"/>
        </w:rPr>
        <w:t>Critical</w:t>
      </w:r>
      <w:r w:rsidRPr="009E2D6B">
        <w:rPr>
          <w:rFonts w:cstheme="minorHAnsi"/>
          <w:sz w:val="36"/>
          <w:szCs w:val="36"/>
        </w:rPr>
        <w:t xml:space="preserve"> – System crash, data loss, no workaround.</w:t>
      </w:r>
    </w:p>
    <w:p w14:paraId="08989FD4" w14:textId="77777777" w:rsidR="009E2D6B" w:rsidRPr="009E2D6B" w:rsidRDefault="009E2D6B" w:rsidP="009E2D6B">
      <w:pPr>
        <w:pStyle w:val="ListParagraph"/>
        <w:numPr>
          <w:ilvl w:val="0"/>
          <w:numId w:val="50"/>
        </w:numPr>
        <w:rPr>
          <w:rFonts w:cstheme="minorHAnsi"/>
          <w:sz w:val="36"/>
          <w:szCs w:val="36"/>
        </w:rPr>
      </w:pPr>
      <w:r w:rsidRPr="009E2D6B">
        <w:rPr>
          <w:rFonts w:cstheme="minorHAnsi"/>
          <w:b/>
          <w:bCs/>
          <w:sz w:val="36"/>
          <w:szCs w:val="36"/>
        </w:rPr>
        <w:lastRenderedPageBreak/>
        <w:t>High</w:t>
      </w:r>
      <w:r w:rsidRPr="009E2D6B">
        <w:rPr>
          <w:rFonts w:cstheme="minorHAnsi"/>
          <w:sz w:val="36"/>
          <w:szCs w:val="36"/>
        </w:rPr>
        <w:t xml:space="preserve"> – Major functionality broken, but some workaround exists.</w:t>
      </w:r>
    </w:p>
    <w:p w14:paraId="62384BD3" w14:textId="77777777" w:rsidR="009E2D6B" w:rsidRDefault="009E2D6B" w:rsidP="009E2D6B">
      <w:pPr>
        <w:pStyle w:val="ListParagraph"/>
        <w:numPr>
          <w:ilvl w:val="0"/>
          <w:numId w:val="50"/>
        </w:numPr>
        <w:rPr>
          <w:rFonts w:cstheme="minorHAnsi"/>
          <w:sz w:val="36"/>
          <w:szCs w:val="36"/>
        </w:rPr>
      </w:pPr>
      <w:r w:rsidRPr="009E2D6B">
        <w:rPr>
          <w:rFonts w:cstheme="minorHAnsi"/>
          <w:b/>
          <w:bCs/>
          <w:sz w:val="36"/>
          <w:szCs w:val="36"/>
        </w:rPr>
        <w:t>Medium</w:t>
      </w:r>
      <w:r w:rsidRPr="009E2D6B">
        <w:rPr>
          <w:rFonts w:cstheme="minorHAnsi"/>
          <w:sz w:val="36"/>
          <w:szCs w:val="36"/>
        </w:rPr>
        <w:t xml:space="preserve"> – Minor functionality affected, not critical.</w:t>
      </w:r>
    </w:p>
    <w:p w14:paraId="337E7D9C" w14:textId="77777777" w:rsidR="009E2D6B" w:rsidRPr="009E2D6B" w:rsidRDefault="009E2D6B" w:rsidP="009E2D6B">
      <w:pPr>
        <w:pStyle w:val="ListParagraph"/>
        <w:ind w:left="502"/>
        <w:rPr>
          <w:rFonts w:cstheme="minorHAnsi"/>
          <w:sz w:val="36"/>
          <w:szCs w:val="36"/>
        </w:rPr>
      </w:pPr>
    </w:p>
    <w:p w14:paraId="24C1C641" w14:textId="77777777" w:rsidR="009E2D6B" w:rsidRPr="009E2D6B" w:rsidRDefault="009E2D6B" w:rsidP="009E2D6B">
      <w:pPr>
        <w:pStyle w:val="ListParagraph"/>
        <w:numPr>
          <w:ilvl w:val="0"/>
          <w:numId w:val="47"/>
        </w:numPr>
        <w:rPr>
          <w:rFonts w:cstheme="minorHAnsi"/>
          <w:sz w:val="36"/>
          <w:szCs w:val="36"/>
        </w:rPr>
      </w:pPr>
      <w:r w:rsidRPr="009E2D6B">
        <w:rPr>
          <w:rFonts w:cstheme="minorHAnsi"/>
          <w:b/>
          <w:bCs/>
          <w:sz w:val="36"/>
          <w:szCs w:val="36"/>
        </w:rPr>
        <w:t>Low</w:t>
      </w:r>
      <w:r w:rsidRPr="009E2D6B">
        <w:rPr>
          <w:rFonts w:cstheme="minorHAnsi"/>
          <w:sz w:val="36"/>
          <w:szCs w:val="36"/>
        </w:rPr>
        <w:t xml:space="preserve"> – Cosmetic issues like UI glitches or typos.</w:t>
      </w:r>
    </w:p>
    <w:p w14:paraId="15931B71" w14:textId="41A6E996" w:rsidR="009E2D6B" w:rsidRDefault="009E2D6B" w:rsidP="009E2D6B">
      <w:pPr>
        <w:pStyle w:val="ListParagraph"/>
        <w:ind w:left="502"/>
        <w:rPr>
          <w:rFonts w:cstheme="minorHAnsi"/>
          <w:sz w:val="36"/>
          <w:szCs w:val="36"/>
        </w:rPr>
      </w:pPr>
    </w:p>
    <w:p w14:paraId="686B0DB2" w14:textId="321BA13A" w:rsidR="009E2D6B" w:rsidRDefault="009E2D6B" w:rsidP="009E2D6B">
      <w:pPr>
        <w:pStyle w:val="ListParagraph"/>
        <w:numPr>
          <w:ilvl w:val="0"/>
          <w:numId w:val="37"/>
        </w:numPr>
        <w:rPr>
          <w:rFonts w:cstheme="minorHAnsi"/>
          <w:b/>
          <w:bCs/>
          <w:sz w:val="36"/>
          <w:szCs w:val="36"/>
        </w:rPr>
      </w:pPr>
      <w:r>
        <w:rPr>
          <w:rFonts w:cstheme="minorHAnsi"/>
          <w:sz w:val="36"/>
          <w:szCs w:val="36"/>
        </w:rPr>
        <w:t xml:space="preserve"> </w:t>
      </w:r>
      <w:r w:rsidRPr="009E2D6B">
        <w:rPr>
          <w:rFonts w:cstheme="minorHAnsi"/>
          <w:b/>
          <w:bCs/>
          <w:sz w:val="36"/>
          <w:szCs w:val="36"/>
        </w:rPr>
        <w:t>What is bug life cycle?</w:t>
      </w:r>
    </w:p>
    <w:p w14:paraId="7E8233A1" w14:textId="6C391F1C" w:rsidR="009E2D6B" w:rsidRDefault="009E2D6B" w:rsidP="009E2D6B">
      <w:pPr>
        <w:pStyle w:val="ListParagraph"/>
        <w:numPr>
          <w:ilvl w:val="0"/>
          <w:numId w:val="51"/>
        </w:numPr>
        <w:rPr>
          <w:rFonts w:cstheme="minorHAnsi"/>
          <w:sz w:val="36"/>
          <w:szCs w:val="36"/>
        </w:rPr>
      </w:pPr>
      <w:r w:rsidRPr="009E2D6B">
        <w:rPr>
          <w:rFonts w:cstheme="minorHAnsi"/>
          <w:sz w:val="36"/>
          <w:szCs w:val="36"/>
        </w:rPr>
        <w:t>Defect stages</w:t>
      </w:r>
      <w:r>
        <w:rPr>
          <w:rFonts w:cstheme="minorHAnsi"/>
          <w:sz w:val="36"/>
          <w:szCs w:val="36"/>
        </w:rPr>
        <w:t xml:space="preserve">:   </w:t>
      </w:r>
    </w:p>
    <w:p w14:paraId="43CD7242" w14:textId="5B190FCF" w:rsidR="009E2D6B" w:rsidRDefault="007B4BFF" w:rsidP="009E2D6B">
      <w:pPr>
        <w:pStyle w:val="ListParagraph"/>
        <w:numPr>
          <w:ilvl w:val="0"/>
          <w:numId w:val="51"/>
        </w:numPr>
        <w:rPr>
          <w:rFonts w:cstheme="minorHAnsi"/>
          <w:sz w:val="36"/>
          <w:szCs w:val="36"/>
        </w:rPr>
      </w:pPr>
      <w:r w:rsidRPr="007B4BFF">
        <w:rPr>
          <w:rFonts w:cstheme="minorHAnsi"/>
          <w:sz w:val="36"/>
          <w:szCs w:val="36"/>
        </w:rPr>
        <w:t>The Bug Life Cycle (also known as Defect Life Cycle) refers to the process a software bug goes through during its lifetime — from its initial discovery to its final resolution or closure. It ensures that bugs are tracked, prioritized, and addressed efficiently.</w:t>
      </w:r>
    </w:p>
    <w:p w14:paraId="69900BDC" w14:textId="77777777" w:rsidR="007B4BFF" w:rsidRDefault="007B4BFF" w:rsidP="007B4BFF">
      <w:pPr>
        <w:pStyle w:val="ListParagraph"/>
        <w:ind w:left="502"/>
        <w:rPr>
          <w:rFonts w:cstheme="minorHAnsi"/>
          <w:sz w:val="36"/>
          <w:szCs w:val="36"/>
        </w:rPr>
      </w:pPr>
    </w:p>
    <w:p w14:paraId="3B090C9A" w14:textId="05D97985" w:rsidR="007B4BFF" w:rsidRPr="007B4BFF" w:rsidRDefault="007B4BFF" w:rsidP="007B4BFF">
      <w:pPr>
        <w:pStyle w:val="ListParagraph"/>
        <w:numPr>
          <w:ilvl w:val="0"/>
          <w:numId w:val="37"/>
        </w:numPr>
        <w:rPr>
          <w:rFonts w:cstheme="minorHAnsi"/>
          <w:b/>
          <w:bCs/>
          <w:sz w:val="36"/>
          <w:szCs w:val="36"/>
        </w:rPr>
      </w:pPr>
      <w:r>
        <w:rPr>
          <w:rFonts w:cstheme="minorHAnsi"/>
          <w:sz w:val="36"/>
          <w:szCs w:val="36"/>
        </w:rPr>
        <w:t xml:space="preserve"> </w:t>
      </w:r>
      <w:r w:rsidRPr="007B4BFF">
        <w:rPr>
          <w:rFonts w:cstheme="minorHAnsi"/>
          <w:b/>
          <w:bCs/>
          <w:sz w:val="36"/>
          <w:szCs w:val="36"/>
        </w:rPr>
        <w:t>Explain the difference between Functional testing and Non-functional testing?</w:t>
      </w:r>
    </w:p>
    <w:tbl>
      <w:tblPr>
        <w:tblStyle w:val="TableGrid"/>
        <w:tblW w:w="0" w:type="auto"/>
        <w:tblInd w:w="502" w:type="dxa"/>
        <w:tblLook w:val="04A0" w:firstRow="1" w:lastRow="0" w:firstColumn="1" w:lastColumn="0" w:noHBand="0" w:noVBand="1"/>
      </w:tblPr>
      <w:tblGrid>
        <w:gridCol w:w="4472"/>
        <w:gridCol w:w="4042"/>
      </w:tblGrid>
      <w:tr w:rsidR="007B4BFF" w14:paraId="3BB60A88" w14:textId="77777777" w:rsidTr="007B4BFF">
        <w:tc>
          <w:tcPr>
            <w:tcW w:w="4508" w:type="dxa"/>
          </w:tcPr>
          <w:p w14:paraId="45B3853E" w14:textId="37740FC2" w:rsidR="007B4BFF" w:rsidRDefault="0002396A" w:rsidP="007B4BFF">
            <w:pPr>
              <w:pStyle w:val="ListParagraph"/>
              <w:numPr>
                <w:ilvl w:val="0"/>
                <w:numId w:val="52"/>
              </w:numPr>
              <w:ind w:left="0" w:firstLine="0"/>
              <w:rPr>
                <w:rFonts w:cstheme="minorHAnsi"/>
                <w:sz w:val="36"/>
                <w:szCs w:val="36"/>
              </w:rPr>
            </w:pPr>
            <w:r>
              <w:rPr>
                <w:rFonts w:cstheme="minorHAnsi"/>
                <w:sz w:val="36"/>
                <w:szCs w:val="36"/>
              </w:rPr>
              <w:t>Functional Testing</w:t>
            </w:r>
          </w:p>
        </w:tc>
        <w:tc>
          <w:tcPr>
            <w:tcW w:w="4508" w:type="dxa"/>
          </w:tcPr>
          <w:p w14:paraId="130B833A" w14:textId="74A3BB2F" w:rsidR="007B4BFF" w:rsidRDefault="0002396A" w:rsidP="007B4BFF">
            <w:pPr>
              <w:pStyle w:val="ListParagraph"/>
              <w:numPr>
                <w:ilvl w:val="0"/>
                <w:numId w:val="52"/>
              </w:numPr>
              <w:ind w:left="0" w:firstLine="0"/>
              <w:rPr>
                <w:rFonts w:cstheme="minorHAnsi"/>
                <w:sz w:val="36"/>
                <w:szCs w:val="36"/>
              </w:rPr>
            </w:pPr>
            <w:r>
              <w:rPr>
                <w:rFonts w:cstheme="minorHAnsi"/>
                <w:sz w:val="36"/>
                <w:szCs w:val="36"/>
              </w:rPr>
              <w:t>Non-functional Testing</w:t>
            </w:r>
          </w:p>
        </w:tc>
      </w:tr>
      <w:tr w:rsidR="007B4BFF" w14:paraId="25432DE4" w14:textId="77777777" w:rsidTr="007B4BFF">
        <w:tc>
          <w:tcPr>
            <w:tcW w:w="4508" w:type="dxa"/>
          </w:tcPr>
          <w:p w14:paraId="51BEE1AA" w14:textId="20088219" w:rsidR="007B4BFF" w:rsidRDefault="0002396A" w:rsidP="007B4BFF">
            <w:pPr>
              <w:pStyle w:val="ListParagraph"/>
              <w:ind w:left="0"/>
              <w:rPr>
                <w:rFonts w:cstheme="minorHAnsi"/>
                <w:sz w:val="36"/>
                <w:szCs w:val="36"/>
              </w:rPr>
            </w:pPr>
            <w:r w:rsidRPr="0002396A">
              <w:rPr>
                <w:rFonts w:cstheme="minorHAnsi"/>
                <w:sz w:val="36"/>
                <w:szCs w:val="36"/>
              </w:rPr>
              <w:t>Validates the software system against the functional requirements/specifications.</w:t>
            </w:r>
          </w:p>
        </w:tc>
        <w:tc>
          <w:tcPr>
            <w:tcW w:w="4508" w:type="dxa"/>
          </w:tcPr>
          <w:p w14:paraId="22E423EE" w14:textId="45D275F7" w:rsidR="007B4BFF" w:rsidRDefault="0002396A" w:rsidP="007B4BFF">
            <w:pPr>
              <w:pStyle w:val="ListParagraph"/>
              <w:ind w:left="0"/>
              <w:rPr>
                <w:rFonts w:cstheme="minorHAnsi"/>
                <w:sz w:val="36"/>
                <w:szCs w:val="36"/>
              </w:rPr>
            </w:pPr>
            <w:r w:rsidRPr="0002396A">
              <w:rPr>
                <w:rFonts w:cstheme="minorHAnsi"/>
                <w:sz w:val="36"/>
                <w:szCs w:val="36"/>
              </w:rPr>
              <w:t>Checks the non-functional aspects like performance, usability, reliability, etc.</w:t>
            </w:r>
          </w:p>
        </w:tc>
      </w:tr>
      <w:tr w:rsidR="007B4BFF" w14:paraId="44EC77CF" w14:textId="77777777" w:rsidTr="007B4BFF">
        <w:tc>
          <w:tcPr>
            <w:tcW w:w="4508" w:type="dxa"/>
          </w:tcPr>
          <w:p w14:paraId="1D4441CC" w14:textId="18D600B2" w:rsidR="007B4BFF" w:rsidRDefault="0002396A" w:rsidP="007B4BFF">
            <w:pPr>
              <w:pStyle w:val="ListParagraph"/>
              <w:ind w:left="0"/>
              <w:rPr>
                <w:rFonts w:cstheme="minorHAnsi"/>
                <w:sz w:val="36"/>
                <w:szCs w:val="36"/>
              </w:rPr>
            </w:pPr>
            <w:r w:rsidRPr="0002396A">
              <w:rPr>
                <w:rFonts w:cstheme="minorHAnsi"/>
                <w:i/>
                <w:iCs/>
                <w:sz w:val="36"/>
                <w:szCs w:val="36"/>
              </w:rPr>
              <w:t>What</w:t>
            </w:r>
            <w:r w:rsidRPr="0002396A">
              <w:rPr>
                <w:rFonts w:cstheme="minorHAnsi"/>
                <w:sz w:val="36"/>
                <w:szCs w:val="36"/>
              </w:rPr>
              <w:t xml:space="preserve"> the system does.</w:t>
            </w:r>
          </w:p>
        </w:tc>
        <w:tc>
          <w:tcPr>
            <w:tcW w:w="4508" w:type="dxa"/>
          </w:tcPr>
          <w:p w14:paraId="5E9CEAE7" w14:textId="75993DE3" w:rsidR="007B4BFF" w:rsidRDefault="0002396A" w:rsidP="007B4BFF">
            <w:pPr>
              <w:pStyle w:val="ListParagraph"/>
              <w:ind w:left="0"/>
              <w:rPr>
                <w:rFonts w:cstheme="minorHAnsi"/>
                <w:sz w:val="36"/>
                <w:szCs w:val="36"/>
              </w:rPr>
            </w:pPr>
            <w:r w:rsidRPr="0002396A">
              <w:rPr>
                <w:rFonts w:cstheme="minorHAnsi"/>
                <w:i/>
                <w:iCs/>
                <w:sz w:val="36"/>
                <w:szCs w:val="36"/>
              </w:rPr>
              <w:t>How</w:t>
            </w:r>
            <w:r w:rsidRPr="0002396A">
              <w:rPr>
                <w:rFonts w:cstheme="minorHAnsi"/>
                <w:sz w:val="36"/>
                <w:szCs w:val="36"/>
              </w:rPr>
              <w:t xml:space="preserve"> the system performs under certain conditions.</w:t>
            </w:r>
          </w:p>
        </w:tc>
      </w:tr>
      <w:tr w:rsidR="007B4BFF" w14:paraId="0B11071F" w14:textId="77777777" w:rsidTr="007B4BFF">
        <w:tc>
          <w:tcPr>
            <w:tcW w:w="4508" w:type="dxa"/>
          </w:tcPr>
          <w:p w14:paraId="3EBD1C83" w14:textId="73FF394E" w:rsidR="007B4BFF" w:rsidRDefault="0002396A" w:rsidP="007B4BFF">
            <w:pPr>
              <w:pStyle w:val="ListParagraph"/>
              <w:ind w:left="0"/>
              <w:rPr>
                <w:rFonts w:cstheme="minorHAnsi"/>
                <w:sz w:val="36"/>
                <w:szCs w:val="36"/>
              </w:rPr>
            </w:pPr>
            <w:r w:rsidRPr="0002396A">
              <w:rPr>
                <w:rFonts w:cstheme="minorHAnsi"/>
                <w:sz w:val="36"/>
                <w:szCs w:val="36"/>
              </w:rPr>
              <w:t>Ensure that the system behaves as expected.</w:t>
            </w:r>
          </w:p>
        </w:tc>
        <w:tc>
          <w:tcPr>
            <w:tcW w:w="4508" w:type="dxa"/>
          </w:tcPr>
          <w:p w14:paraId="77FB9F09" w14:textId="6485CB50" w:rsidR="007B4BFF" w:rsidRDefault="0002396A" w:rsidP="007B4BFF">
            <w:pPr>
              <w:pStyle w:val="ListParagraph"/>
              <w:ind w:left="0"/>
              <w:rPr>
                <w:rFonts w:cstheme="minorHAnsi"/>
                <w:sz w:val="36"/>
                <w:szCs w:val="36"/>
              </w:rPr>
            </w:pPr>
            <w:r w:rsidRPr="0002396A">
              <w:rPr>
                <w:rFonts w:cstheme="minorHAnsi"/>
                <w:sz w:val="36"/>
                <w:szCs w:val="36"/>
              </w:rPr>
              <w:t xml:space="preserve">Ensure the system meets non-functional requirements such as </w:t>
            </w:r>
            <w:r w:rsidRPr="0002396A">
              <w:rPr>
                <w:rFonts w:cstheme="minorHAnsi"/>
                <w:sz w:val="36"/>
                <w:szCs w:val="36"/>
              </w:rPr>
              <w:lastRenderedPageBreak/>
              <w:t>speed, scalability, and security.</w:t>
            </w:r>
          </w:p>
        </w:tc>
      </w:tr>
      <w:tr w:rsidR="007B4BFF" w14:paraId="4013DBF5" w14:textId="77777777" w:rsidTr="007B4BFF">
        <w:tc>
          <w:tcPr>
            <w:tcW w:w="4508" w:type="dxa"/>
          </w:tcPr>
          <w:p w14:paraId="274AE4A3" w14:textId="56F13E70" w:rsidR="007B4BFF" w:rsidRDefault="0002396A" w:rsidP="007B4BFF">
            <w:pPr>
              <w:pStyle w:val="ListParagraph"/>
              <w:ind w:left="0"/>
              <w:rPr>
                <w:rFonts w:cstheme="minorHAnsi"/>
                <w:sz w:val="36"/>
                <w:szCs w:val="36"/>
              </w:rPr>
            </w:pPr>
            <w:r>
              <w:rPr>
                <w:rFonts w:cstheme="minorHAnsi"/>
                <w:sz w:val="36"/>
                <w:szCs w:val="36"/>
              </w:rPr>
              <w:lastRenderedPageBreak/>
              <w:t xml:space="preserve">- </w:t>
            </w:r>
            <w:r w:rsidRPr="0002396A">
              <w:rPr>
                <w:rFonts w:cstheme="minorHAnsi"/>
                <w:sz w:val="36"/>
                <w:szCs w:val="36"/>
              </w:rPr>
              <w:t>Login functionality</w:t>
            </w:r>
            <w:r w:rsidRPr="0002396A">
              <w:rPr>
                <w:rFonts w:cstheme="minorHAnsi"/>
                <w:sz w:val="36"/>
                <w:szCs w:val="36"/>
              </w:rPr>
              <w:br/>
              <w:t>- Form submissions</w:t>
            </w:r>
            <w:r w:rsidRPr="0002396A">
              <w:rPr>
                <w:rFonts w:cstheme="minorHAnsi"/>
                <w:sz w:val="36"/>
                <w:szCs w:val="36"/>
              </w:rPr>
              <w:br/>
              <w:t>- Shopping cart operations</w:t>
            </w:r>
            <w:r w:rsidRPr="0002396A">
              <w:rPr>
                <w:rFonts w:cstheme="minorHAnsi"/>
                <w:sz w:val="36"/>
                <w:szCs w:val="36"/>
              </w:rPr>
              <w:br/>
              <w:t>- User authentication</w:t>
            </w:r>
          </w:p>
        </w:tc>
        <w:tc>
          <w:tcPr>
            <w:tcW w:w="4508" w:type="dxa"/>
          </w:tcPr>
          <w:p w14:paraId="7F3219C7" w14:textId="12BB56B3" w:rsidR="007B4BFF" w:rsidRDefault="0002396A" w:rsidP="007B4BFF">
            <w:pPr>
              <w:pStyle w:val="ListParagraph"/>
              <w:ind w:left="0"/>
              <w:rPr>
                <w:rFonts w:cstheme="minorHAnsi"/>
                <w:sz w:val="36"/>
                <w:szCs w:val="36"/>
              </w:rPr>
            </w:pPr>
            <w:r w:rsidRPr="0002396A">
              <w:rPr>
                <w:rFonts w:cstheme="minorHAnsi"/>
                <w:sz w:val="36"/>
                <w:szCs w:val="36"/>
              </w:rPr>
              <w:t>- Load testing</w:t>
            </w:r>
            <w:r w:rsidRPr="0002396A">
              <w:rPr>
                <w:rFonts w:cstheme="minorHAnsi"/>
                <w:sz w:val="36"/>
                <w:szCs w:val="36"/>
              </w:rPr>
              <w:br/>
              <w:t>- Stress testing</w:t>
            </w:r>
            <w:r w:rsidRPr="0002396A">
              <w:rPr>
                <w:rFonts w:cstheme="minorHAnsi"/>
                <w:sz w:val="36"/>
                <w:szCs w:val="36"/>
              </w:rPr>
              <w:br/>
              <w:t>- Usability testing</w:t>
            </w:r>
            <w:r w:rsidRPr="0002396A">
              <w:rPr>
                <w:rFonts w:cstheme="minorHAnsi"/>
                <w:sz w:val="36"/>
                <w:szCs w:val="36"/>
              </w:rPr>
              <w:br/>
              <w:t>- Security testing</w:t>
            </w:r>
            <w:r w:rsidRPr="0002396A">
              <w:rPr>
                <w:rFonts w:cstheme="minorHAnsi"/>
                <w:sz w:val="36"/>
                <w:szCs w:val="36"/>
              </w:rPr>
              <w:br/>
              <w:t>- Compatibility testing</w:t>
            </w:r>
          </w:p>
        </w:tc>
      </w:tr>
      <w:tr w:rsidR="007B4BFF" w14:paraId="577723BE" w14:textId="77777777" w:rsidTr="007B4BFF">
        <w:tc>
          <w:tcPr>
            <w:tcW w:w="4508" w:type="dxa"/>
          </w:tcPr>
          <w:p w14:paraId="54EA18CC" w14:textId="0FF65938" w:rsidR="007B4BFF" w:rsidRDefault="0002396A" w:rsidP="007B4BFF">
            <w:pPr>
              <w:pStyle w:val="ListParagraph"/>
              <w:ind w:left="0"/>
              <w:rPr>
                <w:rFonts w:cstheme="minorHAnsi"/>
                <w:sz w:val="36"/>
                <w:szCs w:val="36"/>
              </w:rPr>
            </w:pPr>
            <w:r w:rsidRPr="0002396A">
              <w:rPr>
                <w:rFonts w:cstheme="minorHAnsi"/>
                <w:sz w:val="36"/>
                <w:szCs w:val="36"/>
              </w:rPr>
              <w:t>QA/Testers (often manual or automation testers)</w:t>
            </w:r>
          </w:p>
        </w:tc>
        <w:tc>
          <w:tcPr>
            <w:tcW w:w="4508" w:type="dxa"/>
          </w:tcPr>
          <w:p w14:paraId="33C63F4C" w14:textId="3D8A4D76" w:rsidR="007B4BFF" w:rsidRDefault="0002396A" w:rsidP="007B4BFF">
            <w:pPr>
              <w:pStyle w:val="ListParagraph"/>
              <w:ind w:left="0"/>
              <w:rPr>
                <w:rFonts w:cstheme="minorHAnsi"/>
                <w:sz w:val="36"/>
                <w:szCs w:val="36"/>
              </w:rPr>
            </w:pPr>
            <w:r w:rsidRPr="0002396A">
              <w:rPr>
                <w:rFonts w:cstheme="minorHAnsi"/>
                <w:sz w:val="36"/>
                <w:szCs w:val="36"/>
              </w:rPr>
              <w:t>QA/Performance Engineers/Security Testers</w:t>
            </w:r>
          </w:p>
        </w:tc>
      </w:tr>
    </w:tbl>
    <w:p w14:paraId="10DBBEB1" w14:textId="77777777" w:rsidR="007B4BFF" w:rsidRPr="009E2D6B" w:rsidRDefault="007B4BFF" w:rsidP="007B4BFF">
      <w:pPr>
        <w:pStyle w:val="ListParagraph"/>
        <w:ind w:left="502"/>
        <w:rPr>
          <w:rFonts w:cstheme="minorHAnsi"/>
          <w:sz w:val="36"/>
          <w:szCs w:val="36"/>
        </w:rPr>
      </w:pPr>
    </w:p>
    <w:p w14:paraId="3F41428B" w14:textId="0484A4C3" w:rsidR="006547A9" w:rsidRDefault="004472C4" w:rsidP="0002396A">
      <w:pPr>
        <w:pStyle w:val="ListParagraph"/>
        <w:numPr>
          <w:ilvl w:val="0"/>
          <w:numId w:val="37"/>
        </w:numPr>
        <w:rPr>
          <w:rFonts w:cstheme="minorHAnsi"/>
          <w:b/>
          <w:bCs/>
          <w:sz w:val="36"/>
          <w:szCs w:val="36"/>
        </w:rPr>
      </w:pPr>
      <w:r>
        <w:rPr>
          <w:rFonts w:cstheme="minorHAnsi"/>
          <w:sz w:val="36"/>
          <w:szCs w:val="36"/>
        </w:rPr>
        <w:t xml:space="preserve"> </w:t>
      </w:r>
      <w:r w:rsidRPr="004472C4">
        <w:rPr>
          <w:rFonts w:cstheme="minorHAnsi"/>
          <w:b/>
          <w:bCs/>
          <w:sz w:val="36"/>
          <w:szCs w:val="36"/>
        </w:rPr>
        <w:t>HLR and Test cases of Instagram</w:t>
      </w:r>
    </w:p>
    <w:p w14:paraId="1FCF3940" w14:textId="664FAC5F" w:rsidR="00EE10A9" w:rsidRDefault="004D3A22" w:rsidP="00EE10A9">
      <w:pPr>
        <w:pStyle w:val="ListParagraph"/>
        <w:numPr>
          <w:ilvl w:val="0"/>
          <w:numId w:val="54"/>
        </w:numPr>
        <w:rPr>
          <w:rFonts w:cstheme="minorHAnsi"/>
          <w:b/>
          <w:bCs/>
          <w:sz w:val="36"/>
          <w:szCs w:val="36"/>
        </w:rPr>
      </w:pPr>
      <w:hyperlink r:id="rId5" w:history="1">
        <w:r w:rsidRPr="0059283D">
          <w:rPr>
            <w:rStyle w:val="Hyperlink"/>
            <w:rFonts w:cstheme="minorHAnsi"/>
            <w:b/>
            <w:bCs/>
            <w:sz w:val="36"/>
            <w:szCs w:val="36"/>
          </w:rPr>
          <w:t>https://docs.google.com/spreadsheets/d/15UcVoUhvZJzEL3JlAp7XX1LzKU6FJGSao8nTG9V0Nos/edit?usp=sharing</w:t>
        </w:r>
      </w:hyperlink>
    </w:p>
    <w:p w14:paraId="4BFDAABD" w14:textId="77777777" w:rsidR="004D3A22" w:rsidRDefault="004D3A22" w:rsidP="004D3A22">
      <w:pPr>
        <w:pStyle w:val="ListParagraph"/>
        <w:ind w:left="502"/>
        <w:rPr>
          <w:rFonts w:cstheme="minorHAnsi"/>
          <w:b/>
          <w:bCs/>
          <w:sz w:val="36"/>
          <w:szCs w:val="36"/>
        </w:rPr>
      </w:pPr>
    </w:p>
    <w:p w14:paraId="40E09EE7" w14:textId="77777777" w:rsidR="00EE10A9" w:rsidRDefault="00EE10A9" w:rsidP="00EE10A9">
      <w:pPr>
        <w:pStyle w:val="ListParagraph"/>
        <w:ind w:left="360"/>
        <w:rPr>
          <w:rFonts w:cstheme="minorHAnsi"/>
          <w:b/>
          <w:bCs/>
          <w:sz w:val="36"/>
          <w:szCs w:val="36"/>
        </w:rPr>
      </w:pPr>
    </w:p>
    <w:p w14:paraId="24920A59" w14:textId="232E195D" w:rsidR="004472C4" w:rsidRDefault="004472C4" w:rsidP="0002396A">
      <w:pPr>
        <w:pStyle w:val="ListParagraph"/>
        <w:numPr>
          <w:ilvl w:val="0"/>
          <w:numId w:val="37"/>
        </w:numPr>
        <w:rPr>
          <w:rFonts w:cstheme="minorHAnsi"/>
          <w:b/>
          <w:bCs/>
          <w:sz w:val="36"/>
          <w:szCs w:val="36"/>
        </w:rPr>
      </w:pPr>
      <w:r>
        <w:rPr>
          <w:rFonts w:cstheme="minorHAnsi"/>
          <w:b/>
          <w:bCs/>
          <w:sz w:val="36"/>
          <w:szCs w:val="36"/>
        </w:rPr>
        <w:t>HLR and Test cases of Facebook</w:t>
      </w:r>
    </w:p>
    <w:p w14:paraId="5A492B68" w14:textId="09560C61" w:rsidR="004D3A22" w:rsidRDefault="00E552A3" w:rsidP="004D3A22">
      <w:pPr>
        <w:pStyle w:val="ListParagraph"/>
        <w:numPr>
          <w:ilvl w:val="0"/>
          <w:numId w:val="54"/>
        </w:numPr>
        <w:rPr>
          <w:rFonts w:cstheme="minorHAnsi"/>
          <w:b/>
          <w:bCs/>
          <w:sz w:val="36"/>
          <w:szCs w:val="36"/>
        </w:rPr>
      </w:pPr>
      <w:hyperlink r:id="rId6" w:history="1">
        <w:r w:rsidRPr="0059283D">
          <w:rPr>
            <w:rStyle w:val="Hyperlink"/>
            <w:rFonts w:cstheme="minorHAnsi"/>
            <w:b/>
            <w:bCs/>
            <w:sz w:val="36"/>
            <w:szCs w:val="36"/>
          </w:rPr>
          <w:t>https://docs.google.com/spreadsheets/d/1dcdMOCd6TNdZuFpK0fSStNgaRPq3ZFKHmwp1EBYECt4/edit?usp=sharing</w:t>
        </w:r>
      </w:hyperlink>
    </w:p>
    <w:p w14:paraId="43EE3A8C" w14:textId="77777777" w:rsidR="00E552A3" w:rsidRDefault="00E552A3" w:rsidP="00E552A3">
      <w:pPr>
        <w:pStyle w:val="ListParagraph"/>
        <w:ind w:left="502"/>
        <w:rPr>
          <w:rFonts w:cstheme="minorHAnsi"/>
          <w:b/>
          <w:bCs/>
          <w:sz w:val="36"/>
          <w:szCs w:val="36"/>
        </w:rPr>
      </w:pPr>
    </w:p>
    <w:p w14:paraId="3B681CCA" w14:textId="32E39A12" w:rsidR="004472C4" w:rsidRDefault="004472C4" w:rsidP="0002396A">
      <w:pPr>
        <w:pStyle w:val="ListParagraph"/>
        <w:numPr>
          <w:ilvl w:val="0"/>
          <w:numId w:val="37"/>
        </w:numPr>
        <w:rPr>
          <w:rFonts w:cstheme="minorHAnsi"/>
          <w:b/>
          <w:bCs/>
          <w:sz w:val="36"/>
          <w:szCs w:val="36"/>
        </w:rPr>
      </w:pPr>
      <w:r>
        <w:rPr>
          <w:rFonts w:cstheme="minorHAnsi"/>
          <w:b/>
          <w:bCs/>
          <w:sz w:val="36"/>
          <w:szCs w:val="36"/>
        </w:rPr>
        <w:t>What is the difference between STLC and SDLC?</w:t>
      </w:r>
    </w:p>
    <w:tbl>
      <w:tblPr>
        <w:tblStyle w:val="TableGrid"/>
        <w:tblW w:w="0" w:type="auto"/>
        <w:tblInd w:w="502" w:type="dxa"/>
        <w:tblLook w:val="04A0" w:firstRow="1" w:lastRow="0" w:firstColumn="1" w:lastColumn="0" w:noHBand="0" w:noVBand="1"/>
      </w:tblPr>
      <w:tblGrid>
        <w:gridCol w:w="2470"/>
        <w:gridCol w:w="3225"/>
        <w:gridCol w:w="2819"/>
      </w:tblGrid>
      <w:tr w:rsidR="00714152" w14:paraId="2F1E065F" w14:textId="77777777" w:rsidTr="00B04729">
        <w:tc>
          <w:tcPr>
            <w:tcW w:w="2470" w:type="dxa"/>
          </w:tcPr>
          <w:p w14:paraId="28AB7308" w14:textId="29F4F877" w:rsidR="00714152" w:rsidRDefault="000A7766" w:rsidP="00714152">
            <w:pPr>
              <w:pStyle w:val="ListParagraph"/>
              <w:ind w:left="0"/>
              <w:rPr>
                <w:rFonts w:cstheme="minorHAnsi"/>
                <w:b/>
                <w:bCs/>
                <w:sz w:val="36"/>
                <w:szCs w:val="36"/>
              </w:rPr>
            </w:pPr>
            <w:r>
              <w:rPr>
                <w:rFonts w:cstheme="minorHAnsi"/>
                <w:b/>
                <w:bCs/>
                <w:sz w:val="36"/>
                <w:szCs w:val="36"/>
              </w:rPr>
              <w:t>Points</w:t>
            </w:r>
          </w:p>
        </w:tc>
        <w:tc>
          <w:tcPr>
            <w:tcW w:w="3225" w:type="dxa"/>
          </w:tcPr>
          <w:p w14:paraId="5468D2B2" w14:textId="1D9D0406" w:rsidR="00714152" w:rsidRDefault="000A7766" w:rsidP="00714152">
            <w:pPr>
              <w:pStyle w:val="ListParagraph"/>
              <w:ind w:left="0"/>
              <w:rPr>
                <w:rFonts w:cstheme="minorHAnsi"/>
                <w:b/>
                <w:bCs/>
                <w:sz w:val="36"/>
                <w:szCs w:val="36"/>
              </w:rPr>
            </w:pPr>
            <w:r>
              <w:rPr>
                <w:rFonts w:cstheme="minorHAnsi"/>
                <w:b/>
                <w:bCs/>
                <w:sz w:val="36"/>
                <w:szCs w:val="36"/>
              </w:rPr>
              <w:t>SDLC</w:t>
            </w:r>
          </w:p>
        </w:tc>
        <w:tc>
          <w:tcPr>
            <w:tcW w:w="2819" w:type="dxa"/>
          </w:tcPr>
          <w:p w14:paraId="5467D9DE" w14:textId="1752F2F6" w:rsidR="00714152" w:rsidRDefault="000A7766" w:rsidP="00714152">
            <w:pPr>
              <w:pStyle w:val="ListParagraph"/>
              <w:ind w:left="0"/>
              <w:rPr>
                <w:rFonts w:cstheme="minorHAnsi"/>
                <w:b/>
                <w:bCs/>
                <w:sz w:val="36"/>
                <w:szCs w:val="36"/>
              </w:rPr>
            </w:pPr>
            <w:r>
              <w:rPr>
                <w:rFonts w:cstheme="minorHAnsi"/>
                <w:b/>
                <w:bCs/>
                <w:sz w:val="36"/>
                <w:szCs w:val="36"/>
              </w:rPr>
              <w:t>STLC</w:t>
            </w:r>
          </w:p>
        </w:tc>
      </w:tr>
      <w:tr w:rsidR="00714152" w14:paraId="113363BD" w14:textId="77777777" w:rsidTr="00B04729">
        <w:tc>
          <w:tcPr>
            <w:tcW w:w="2470" w:type="dxa"/>
          </w:tcPr>
          <w:p w14:paraId="2DE7337E" w14:textId="1B8B4702" w:rsidR="00714152" w:rsidRPr="003D2DDB" w:rsidRDefault="003D2DDB" w:rsidP="003D2DDB">
            <w:pPr>
              <w:pStyle w:val="ListParagraph"/>
              <w:ind w:left="0"/>
              <w:rPr>
                <w:rFonts w:cstheme="minorHAnsi"/>
                <w:sz w:val="36"/>
                <w:szCs w:val="36"/>
              </w:rPr>
            </w:pPr>
            <w:r>
              <w:rPr>
                <w:rFonts w:cstheme="minorHAnsi"/>
                <w:sz w:val="36"/>
                <w:szCs w:val="36"/>
              </w:rPr>
              <w:t>Purpose</w:t>
            </w:r>
          </w:p>
        </w:tc>
        <w:tc>
          <w:tcPr>
            <w:tcW w:w="3225" w:type="dxa"/>
          </w:tcPr>
          <w:p w14:paraId="19AF3F78" w14:textId="06921259" w:rsidR="00714152" w:rsidRPr="00055E69" w:rsidRDefault="00055E69" w:rsidP="00714152">
            <w:pPr>
              <w:pStyle w:val="ListParagraph"/>
              <w:ind w:left="0"/>
              <w:rPr>
                <w:rFonts w:cstheme="minorHAnsi"/>
                <w:sz w:val="36"/>
                <w:szCs w:val="36"/>
              </w:rPr>
            </w:pPr>
            <w:r w:rsidRPr="00055E69">
              <w:rPr>
                <w:rFonts w:cstheme="minorHAnsi"/>
                <w:sz w:val="36"/>
                <w:szCs w:val="36"/>
              </w:rPr>
              <w:t>To define the process of developing software from start to finish.</w:t>
            </w:r>
          </w:p>
        </w:tc>
        <w:tc>
          <w:tcPr>
            <w:tcW w:w="2819" w:type="dxa"/>
          </w:tcPr>
          <w:p w14:paraId="73229823" w14:textId="0F8A7356" w:rsidR="00714152" w:rsidRPr="003707B7" w:rsidRDefault="003707B7" w:rsidP="00714152">
            <w:pPr>
              <w:pStyle w:val="ListParagraph"/>
              <w:ind w:left="0"/>
              <w:rPr>
                <w:rFonts w:cstheme="minorHAnsi"/>
                <w:sz w:val="36"/>
                <w:szCs w:val="36"/>
              </w:rPr>
            </w:pPr>
            <w:r w:rsidRPr="003707B7">
              <w:rPr>
                <w:rFonts w:cstheme="minorHAnsi"/>
                <w:sz w:val="36"/>
                <w:szCs w:val="36"/>
              </w:rPr>
              <w:t>To define the process of testing the software for quality and bugs.</w:t>
            </w:r>
          </w:p>
        </w:tc>
      </w:tr>
      <w:tr w:rsidR="00714152" w14:paraId="1D8BA309" w14:textId="77777777" w:rsidTr="00B04729">
        <w:tc>
          <w:tcPr>
            <w:tcW w:w="2470" w:type="dxa"/>
          </w:tcPr>
          <w:p w14:paraId="7B860839" w14:textId="2EFE889D" w:rsidR="00714152" w:rsidRPr="003D2DDB" w:rsidRDefault="003D2DDB" w:rsidP="00714152">
            <w:pPr>
              <w:pStyle w:val="ListParagraph"/>
              <w:ind w:left="0"/>
              <w:rPr>
                <w:rFonts w:cstheme="minorHAnsi"/>
                <w:sz w:val="36"/>
                <w:szCs w:val="36"/>
              </w:rPr>
            </w:pPr>
            <w:r>
              <w:rPr>
                <w:rFonts w:cstheme="minorHAnsi"/>
                <w:sz w:val="36"/>
                <w:szCs w:val="36"/>
              </w:rPr>
              <w:lastRenderedPageBreak/>
              <w:t>Focus</w:t>
            </w:r>
          </w:p>
        </w:tc>
        <w:tc>
          <w:tcPr>
            <w:tcW w:w="3225" w:type="dxa"/>
          </w:tcPr>
          <w:p w14:paraId="5FF6663F" w14:textId="24042F62" w:rsidR="00714152" w:rsidRDefault="00055E69" w:rsidP="00714152">
            <w:pPr>
              <w:pStyle w:val="ListParagraph"/>
              <w:ind w:left="0"/>
              <w:rPr>
                <w:rFonts w:cstheme="minorHAnsi"/>
                <w:b/>
                <w:bCs/>
                <w:sz w:val="36"/>
                <w:szCs w:val="36"/>
              </w:rPr>
            </w:pPr>
            <w:r w:rsidRPr="00055E69">
              <w:rPr>
                <w:rFonts w:cstheme="minorHAnsi"/>
                <w:sz w:val="36"/>
                <w:szCs w:val="36"/>
              </w:rPr>
              <w:t>Entire software development process</w:t>
            </w:r>
            <w:r w:rsidRPr="00055E69">
              <w:rPr>
                <w:rFonts w:cstheme="minorHAnsi"/>
                <w:b/>
                <w:bCs/>
                <w:sz w:val="36"/>
                <w:szCs w:val="36"/>
              </w:rPr>
              <w:t>.</w:t>
            </w:r>
          </w:p>
        </w:tc>
        <w:tc>
          <w:tcPr>
            <w:tcW w:w="2819" w:type="dxa"/>
          </w:tcPr>
          <w:p w14:paraId="0ABD5C53" w14:textId="507BEA9E" w:rsidR="00714152" w:rsidRPr="003707B7" w:rsidRDefault="003707B7" w:rsidP="00714152">
            <w:pPr>
              <w:pStyle w:val="ListParagraph"/>
              <w:ind w:left="0"/>
              <w:rPr>
                <w:rFonts w:cstheme="minorHAnsi"/>
                <w:sz w:val="36"/>
                <w:szCs w:val="36"/>
              </w:rPr>
            </w:pPr>
            <w:r>
              <w:rPr>
                <w:rFonts w:cstheme="minorHAnsi"/>
                <w:sz w:val="36"/>
                <w:szCs w:val="36"/>
              </w:rPr>
              <w:t>T</w:t>
            </w:r>
            <w:r w:rsidRPr="003707B7">
              <w:rPr>
                <w:rFonts w:cstheme="minorHAnsi"/>
                <w:sz w:val="36"/>
                <w:szCs w:val="36"/>
              </w:rPr>
              <w:t>esting and quality assurance process.</w:t>
            </w:r>
          </w:p>
        </w:tc>
      </w:tr>
      <w:tr w:rsidR="00714152" w14:paraId="77683CC8" w14:textId="77777777" w:rsidTr="00B04729">
        <w:tc>
          <w:tcPr>
            <w:tcW w:w="2470" w:type="dxa"/>
          </w:tcPr>
          <w:p w14:paraId="10FA63AB" w14:textId="100988C6" w:rsidR="00714152" w:rsidRPr="003D2DDB" w:rsidRDefault="003D2DDB" w:rsidP="00714152">
            <w:pPr>
              <w:pStyle w:val="ListParagraph"/>
              <w:ind w:left="0"/>
              <w:rPr>
                <w:rFonts w:cstheme="minorHAnsi"/>
                <w:sz w:val="36"/>
                <w:szCs w:val="36"/>
              </w:rPr>
            </w:pPr>
            <w:r>
              <w:rPr>
                <w:rFonts w:cstheme="minorHAnsi"/>
                <w:sz w:val="36"/>
                <w:szCs w:val="36"/>
              </w:rPr>
              <w:t>Start when</w:t>
            </w:r>
          </w:p>
        </w:tc>
        <w:tc>
          <w:tcPr>
            <w:tcW w:w="3225" w:type="dxa"/>
          </w:tcPr>
          <w:p w14:paraId="70CE50F7" w14:textId="1BE63453" w:rsidR="00714152" w:rsidRDefault="00A1244E" w:rsidP="00714152">
            <w:pPr>
              <w:pStyle w:val="ListParagraph"/>
              <w:ind w:left="0"/>
              <w:rPr>
                <w:rFonts w:cstheme="minorHAnsi"/>
                <w:b/>
                <w:bCs/>
                <w:sz w:val="36"/>
                <w:szCs w:val="36"/>
              </w:rPr>
            </w:pPr>
            <w:r w:rsidRPr="00A1244E">
              <w:rPr>
                <w:rFonts w:cstheme="minorHAnsi"/>
                <w:sz w:val="36"/>
                <w:szCs w:val="36"/>
              </w:rPr>
              <w:t>A new software project is initiated</w:t>
            </w:r>
            <w:r w:rsidRPr="00A1244E">
              <w:rPr>
                <w:rFonts w:cstheme="minorHAnsi"/>
                <w:b/>
                <w:bCs/>
                <w:sz w:val="36"/>
                <w:szCs w:val="36"/>
              </w:rPr>
              <w:t>.</w:t>
            </w:r>
          </w:p>
        </w:tc>
        <w:tc>
          <w:tcPr>
            <w:tcW w:w="2819" w:type="dxa"/>
          </w:tcPr>
          <w:p w14:paraId="3604F643" w14:textId="242BA281" w:rsidR="00714152" w:rsidRPr="00622B3E" w:rsidRDefault="00622B3E" w:rsidP="00714152">
            <w:pPr>
              <w:pStyle w:val="ListParagraph"/>
              <w:ind w:left="0"/>
              <w:rPr>
                <w:rFonts w:cstheme="minorHAnsi"/>
                <w:sz w:val="36"/>
                <w:szCs w:val="36"/>
              </w:rPr>
            </w:pPr>
            <w:r w:rsidRPr="00622B3E">
              <w:rPr>
                <w:rFonts w:cstheme="minorHAnsi"/>
                <w:sz w:val="36"/>
                <w:szCs w:val="36"/>
              </w:rPr>
              <w:t>Requirements are ready for testing.</w:t>
            </w:r>
          </w:p>
        </w:tc>
      </w:tr>
      <w:tr w:rsidR="00714152" w14:paraId="3B25F956" w14:textId="77777777" w:rsidTr="00B04729">
        <w:tc>
          <w:tcPr>
            <w:tcW w:w="2470" w:type="dxa"/>
          </w:tcPr>
          <w:p w14:paraId="74F0B9B1" w14:textId="0EEE9493" w:rsidR="00714152" w:rsidRPr="00D056BD" w:rsidRDefault="00D056BD" w:rsidP="00714152">
            <w:pPr>
              <w:pStyle w:val="ListParagraph"/>
              <w:ind w:left="0"/>
              <w:rPr>
                <w:rFonts w:cstheme="minorHAnsi"/>
                <w:sz w:val="36"/>
                <w:szCs w:val="36"/>
              </w:rPr>
            </w:pPr>
            <w:r>
              <w:rPr>
                <w:rFonts w:cstheme="minorHAnsi"/>
                <w:sz w:val="36"/>
                <w:szCs w:val="36"/>
              </w:rPr>
              <w:t>Ends when</w:t>
            </w:r>
          </w:p>
        </w:tc>
        <w:tc>
          <w:tcPr>
            <w:tcW w:w="3225" w:type="dxa"/>
          </w:tcPr>
          <w:p w14:paraId="5210B103" w14:textId="118D1B76" w:rsidR="00714152" w:rsidRPr="00A1244E" w:rsidRDefault="00A1244E" w:rsidP="00714152">
            <w:pPr>
              <w:pStyle w:val="ListParagraph"/>
              <w:ind w:left="0"/>
              <w:rPr>
                <w:rFonts w:cstheme="minorHAnsi"/>
                <w:sz w:val="36"/>
                <w:szCs w:val="36"/>
              </w:rPr>
            </w:pPr>
            <w:r w:rsidRPr="00A1244E">
              <w:rPr>
                <w:rFonts w:cstheme="minorHAnsi"/>
                <w:sz w:val="36"/>
                <w:szCs w:val="36"/>
              </w:rPr>
              <w:t>The software is deployed and maintained.</w:t>
            </w:r>
          </w:p>
        </w:tc>
        <w:tc>
          <w:tcPr>
            <w:tcW w:w="2819" w:type="dxa"/>
          </w:tcPr>
          <w:p w14:paraId="6563A7B7" w14:textId="24D12971" w:rsidR="00714152" w:rsidRPr="00622B3E" w:rsidRDefault="00622B3E" w:rsidP="00714152">
            <w:pPr>
              <w:pStyle w:val="ListParagraph"/>
              <w:ind w:left="0"/>
              <w:rPr>
                <w:rFonts w:cstheme="minorHAnsi"/>
                <w:sz w:val="36"/>
                <w:szCs w:val="36"/>
              </w:rPr>
            </w:pPr>
            <w:r w:rsidRPr="00622B3E">
              <w:rPr>
                <w:rFonts w:cstheme="minorHAnsi"/>
                <w:sz w:val="36"/>
                <w:szCs w:val="36"/>
              </w:rPr>
              <w:t>All test activities are completed and the product is released.</w:t>
            </w:r>
          </w:p>
        </w:tc>
      </w:tr>
      <w:tr w:rsidR="00714152" w:rsidRPr="00717998" w14:paraId="76E0551F" w14:textId="77777777" w:rsidTr="00B04729">
        <w:tc>
          <w:tcPr>
            <w:tcW w:w="2470" w:type="dxa"/>
          </w:tcPr>
          <w:p w14:paraId="3ADB3AA0" w14:textId="7903429C" w:rsidR="00714152" w:rsidRPr="00717998" w:rsidRDefault="00B04729" w:rsidP="00714152">
            <w:pPr>
              <w:pStyle w:val="ListParagraph"/>
              <w:ind w:left="0"/>
              <w:rPr>
                <w:rFonts w:cstheme="minorHAnsi"/>
                <w:sz w:val="36"/>
                <w:szCs w:val="36"/>
              </w:rPr>
            </w:pPr>
            <w:r w:rsidRPr="00717998">
              <w:rPr>
                <w:rFonts w:cstheme="minorHAnsi"/>
                <w:sz w:val="36"/>
                <w:szCs w:val="36"/>
              </w:rPr>
              <w:t>Main activities</w:t>
            </w:r>
          </w:p>
        </w:tc>
        <w:tc>
          <w:tcPr>
            <w:tcW w:w="3225" w:type="dxa"/>
          </w:tcPr>
          <w:p w14:paraId="0764D290" w14:textId="6F2EC67F" w:rsidR="00714152" w:rsidRPr="00717998" w:rsidRDefault="00717998" w:rsidP="00714152">
            <w:pPr>
              <w:pStyle w:val="ListParagraph"/>
              <w:ind w:left="0"/>
              <w:rPr>
                <w:rFonts w:cstheme="minorHAnsi"/>
                <w:sz w:val="36"/>
                <w:szCs w:val="36"/>
              </w:rPr>
            </w:pPr>
            <w:r w:rsidRPr="00717998">
              <w:rPr>
                <w:rFonts w:cstheme="minorHAnsi"/>
                <w:sz w:val="36"/>
                <w:szCs w:val="36"/>
              </w:rPr>
              <w:t>Requirement gathering, design, coding, testing, deployment, maintenance.</w:t>
            </w:r>
          </w:p>
        </w:tc>
        <w:tc>
          <w:tcPr>
            <w:tcW w:w="2819" w:type="dxa"/>
          </w:tcPr>
          <w:p w14:paraId="41EE87E6" w14:textId="4E3F53A8" w:rsidR="00714152" w:rsidRPr="00717998" w:rsidRDefault="007902DE" w:rsidP="00714152">
            <w:pPr>
              <w:pStyle w:val="ListParagraph"/>
              <w:ind w:left="0"/>
              <w:rPr>
                <w:rFonts w:cstheme="minorHAnsi"/>
                <w:sz w:val="36"/>
                <w:szCs w:val="36"/>
              </w:rPr>
            </w:pPr>
            <w:r w:rsidRPr="007902DE">
              <w:rPr>
                <w:rFonts w:cstheme="minorHAnsi"/>
                <w:sz w:val="36"/>
                <w:szCs w:val="36"/>
              </w:rPr>
              <w:t>Test planning, test case design, test execution, defect tracking, reporting.</w:t>
            </w:r>
          </w:p>
        </w:tc>
      </w:tr>
    </w:tbl>
    <w:p w14:paraId="21EC410B" w14:textId="607BB055" w:rsidR="004472C4" w:rsidRPr="00717998" w:rsidRDefault="004472C4" w:rsidP="00714152">
      <w:pPr>
        <w:pStyle w:val="ListParagraph"/>
        <w:ind w:left="502"/>
        <w:rPr>
          <w:rFonts w:cstheme="minorHAnsi"/>
          <w:sz w:val="36"/>
          <w:szCs w:val="36"/>
        </w:rPr>
      </w:pPr>
    </w:p>
    <w:p w14:paraId="6CCCC357" w14:textId="77777777" w:rsidR="00E10A8A" w:rsidRPr="00E10A8A" w:rsidRDefault="00E10A8A" w:rsidP="00E10A8A">
      <w:pPr>
        <w:pStyle w:val="ListParagraph"/>
        <w:ind w:left="502"/>
        <w:rPr>
          <w:rFonts w:cstheme="minorHAnsi"/>
          <w:sz w:val="36"/>
          <w:szCs w:val="36"/>
        </w:rPr>
      </w:pPr>
    </w:p>
    <w:p w14:paraId="0122D7F7" w14:textId="25971E42" w:rsidR="00532BD2" w:rsidRDefault="00A32208" w:rsidP="007902DE">
      <w:pPr>
        <w:pStyle w:val="ListParagraph"/>
        <w:numPr>
          <w:ilvl w:val="0"/>
          <w:numId w:val="37"/>
        </w:numPr>
        <w:rPr>
          <w:rFonts w:cstheme="minorHAnsi"/>
          <w:b/>
          <w:bCs/>
          <w:sz w:val="36"/>
          <w:szCs w:val="36"/>
        </w:rPr>
      </w:pPr>
      <w:r w:rsidRPr="00A32208">
        <w:rPr>
          <w:rFonts w:cstheme="minorHAnsi"/>
          <w:b/>
          <w:bCs/>
          <w:sz w:val="36"/>
          <w:szCs w:val="36"/>
        </w:rPr>
        <w:t>Difference between Test scenario, Test case and Test script?</w:t>
      </w:r>
    </w:p>
    <w:tbl>
      <w:tblPr>
        <w:tblStyle w:val="TableGrid"/>
        <w:tblW w:w="0" w:type="auto"/>
        <w:tblInd w:w="502" w:type="dxa"/>
        <w:tblLook w:val="04A0" w:firstRow="1" w:lastRow="0" w:firstColumn="1" w:lastColumn="0" w:noHBand="0" w:noVBand="1"/>
      </w:tblPr>
      <w:tblGrid>
        <w:gridCol w:w="1207"/>
        <w:gridCol w:w="1747"/>
        <w:gridCol w:w="1751"/>
        <w:gridCol w:w="3809"/>
      </w:tblGrid>
      <w:tr w:rsidR="002B02D4" w14:paraId="2FFD0E31" w14:textId="77777777" w:rsidTr="00436B75">
        <w:tc>
          <w:tcPr>
            <w:tcW w:w="1207" w:type="dxa"/>
          </w:tcPr>
          <w:p w14:paraId="73193DEF" w14:textId="01EC7C5F" w:rsidR="00FA5E17" w:rsidRDefault="00FA235A" w:rsidP="00FA5E17">
            <w:pPr>
              <w:pStyle w:val="ListParagraph"/>
              <w:ind w:left="0"/>
              <w:rPr>
                <w:rFonts w:cstheme="minorHAnsi"/>
                <w:b/>
                <w:bCs/>
                <w:sz w:val="36"/>
                <w:szCs w:val="36"/>
              </w:rPr>
            </w:pPr>
            <w:r>
              <w:rPr>
                <w:rFonts w:cstheme="minorHAnsi"/>
                <w:b/>
                <w:bCs/>
                <w:sz w:val="36"/>
                <w:szCs w:val="36"/>
              </w:rPr>
              <w:t>Point</w:t>
            </w:r>
          </w:p>
        </w:tc>
        <w:tc>
          <w:tcPr>
            <w:tcW w:w="1747" w:type="dxa"/>
          </w:tcPr>
          <w:p w14:paraId="2A69F396" w14:textId="25A6AE04" w:rsidR="00FA5E17" w:rsidRDefault="00FA235A" w:rsidP="00FA5E17">
            <w:pPr>
              <w:pStyle w:val="ListParagraph"/>
              <w:ind w:left="0"/>
              <w:rPr>
                <w:rFonts w:cstheme="minorHAnsi"/>
                <w:b/>
                <w:bCs/>
                <w:sz w:val="36"/>
                <w:szCs w:val="36"/>
              </w:rPr>
            </w:pPr>
            <w:r>
              <w:rPr>
                <w:rFonts w:cstheme="minorHAnsi"/>
                <w:b/>
                <w:bCs/>
                <w:sz w:val="36"/>
                <w:szCs w:val="36"/>
              </w:rPr>
              <w:t>Test scenario</w:t>
            </w:r>
          </w:p>
        </w:tc>
        <w:tc>
          <w:tcPr>
            <w:tcW w:w="1751" w:type="dxa"/>
          </w:tcPr>
          <w:p w14:paraId="3DB27B6A" w14:textId="4F1E2DFF" w:rsidR="00FA5E17" w:rsidRDefault="00FA235A" w:rsidP="00FA5E17">
            <w:pPr>
              <w:pStyle w:val="ListParagraph"/>
              <w:ind w:left="0"/>
              <w:rPr>
                <w:rFonts w:cstheme="minorHAnsi"/>
                <w:b/>
                <w:bCs/>
                <w:sz w:val="36"/>
                <w:szCs w:val="36"/>
              </w:rPr>
            </w:pPr>
            <w:r>
              <w:rPr>
                <w:rFonts w:cstheme="minorHAnsi"/>
                <w:b/>
                <w:bCs/>
                <w:sz w:val="36"/>
                <w:szCs w:val="36"/>
              </w:rPr>
              <w:t>Test case</w:t>
            </w:r>
          </w:p>
        </w:tc>
        <w:tc>
          <w:tcPr>
            <w:tcW w:w="3577" w:type="dxa"/>
          </w:tcPr>
          <w:p w14:paraId="033554A6" w14:textId="0BF6803B" w:rsidR="00FA5E17" w:rsidRDefault="00FA235A" w:rsidP="00FA5E17">
            <w:pPr>
              <w:pStyle w:val="ListParagraph"/>
              <w:ind w:left="0"/>
              <w:rPr>
                <w:rFonts w:cstheme="minorHAnsi"/>
                <w:b/>
                <w:bCs/>
                <w:sz w:val="36"/>
                <w:szCs w:val="36"/>
              </w:rPr>
            </w:pPr>
            <w:r>
              <w:rPr>
                <w:rFonts w:cstheme="minorHAnsi"/>
                <w:b/>
                <w:bCs/>
                <w:sz w:val="36"/>
                <w:szCs w:val="36"/>
              </w:rPr>
              <w:t>Test script</w:t>
            </w:r>
          </w:p>
        </w:tc>
      </w:tr>
      <w:tr w:rsidR="002B02D4" w14:paraId="5B749362" w14:textId="77777777" w:rsidTr="00436B75">
        <w:tc>
          <w:tcPr>
            <w:tcW w:w="1207" w:type="dxa"/>
          </w:tcPr>
          <w:p w14:paraId="1A1635E3" w14:textId="789D9E4D" w:rsidR="00FA5E17" w:rsidRPr="00A639A2" w:rsidRDefault="00A639A2" w:rsidP="00FA5E17">
            <w:pPr>
              <w:pStyle w:val="ListParagraph"/>
              <w:ind w:left="0"/>
              <w:rPr>
                <w:rFonts w:cstheme="minorHAnsi"/>
                <w:sz w:val="36"/>
                <w:szCs w:val="36"/>
              </w:rPr>
            </w:pPr>
            <w:r>
              <w:rPr>
                <w:rFonts w:cstheme="minorHAnsi"/>
                <w:sz w:val="36"/>
                <w:szCs w:val="36"/>
              </w:rPr>
              <w:t>Level</w:t>
            </w:r>
          </w:p>
        </w:tc>
        <w:tc>
          <w:tcPr>
            <w:tcW w:w="1747" w:type="dxa"/>
          </w:tcPr>
          <w:p w14:paraId="611E05E7" w14:textId="7217C4E4" w:rsidR="00FA5E17" w:rsidRPr="00645ABF" w:rsidRDefault="00645ABF" w:rsidP="00FA5E17">
            <w:pPr>
              <w:pStyle w:val="ListParagraph"/>
              <w:ind w:left="0"/>
              <w:rPr>
                <w:rFonts w:cstheme="minorHAnsi"/>
                <w:sz w:val="36"/>
                <w:szCs w:val="36"/>
              </w:rPr>
            </w:pPr>
            <w:r>
              <w:rPr>
                <w:rFonts w:cstheme="minorHAnsi"/>
                <w:sz w:val="36"/>
                <w:szCs w:val="36"/>
              </w:rPr>
              <w:t>High level</w:t>
            </w:r>
          </w:p>
        </w:tc>
        <w:tc>
          <w:tcPr>
            <w:tcW w:w="1751" w:type="dxa"/>
          </w:tcPr>
          <w:p w14:paraId="57D550D9" w14:textId="1740A5CA" w:rsidR="00FA5E17" w:rsidRPr="00645ABF" w:rsidRDefault="0097313F" w:rsidP="00FA5E17">
            <w:pPr>
              <w:pStyle w:val="ListParagraph"/>
              <w:ind w:left="0"/>
              <w:rPr>
                <w:rFonts w:cstheme="minorHAnsi"/>
                <w:sz w:val="36"/>
                <w:szCs w:val="36"/>
              </w:rPr>
            </w:pPr>
            <w:r>
              <w:rPr>
                <w:rFonts w:cstheme="minorHAnsi"/>
                <w:sz w:val="36"/>
                <w:szCs w:val="36"/>
              </w:rPr>
              <w:t>Mid-</w:t>
            </w:r>
            <w:r w:rsidR="00645ABF">
              <w:rPr>
                <w:rFonts w:cstheme="minorHAnsi"/>
                <w:sz w:val="36"/>
                <w:szCs w:val="36"/>
              </w:rPr>
              <w:t>level</w:t>
            </w:r>
          </w:p>
        </w:tc>
        <w:tc>
          <w:tcPr>
            <w:tcW w:w="3577" w:type="dxa"/>
          </w:tcPr>
          <w:p w14:paraId="2D8B7E2F" w14:textId="0B1B524C" w:rsidR="00FA5E17" w:rsidRPr="00645ABF" w:rsidRDefault="0097313F" w:rsidP="00FA5E17">
            <w:pPr>
              <w:pStyle w:val="ListParagraph"/>
              <w:ind w:left="0"/>
              <w:rPr>
                <w:rFonts w:cstheme="minorHAnsi"/>
                <w:sz w:val="36"/>
                <w:szCs w:val="36"/>
              </w:rPr>
            </w:pPr>
            <w:r>
              <w:rPr>
                <w:rFonts w:cstheme="minorHAnsi"/>
                <w:sz w:val="36"/>
                <w:szCs w:val="36"/>
              </w:rPr>
              <w:t>Low</w:t>
            </w:r>
            <w:r w:rsidR="00645ABF">
              <w:rPr>
                <w:rFonts w:cstheme="minorHAnsi"/>
                <w:sz w:val="36"/>
                <w:szCs w:val="36"/>
              </w:rPr>
              <w:t xml:space="preserve"> level</w:t>
            </w:r>
          </w:p>
        </w:tc>
      </w:tr>
      <w:tr w:rsidR="002B02D4" w14:paraId="7D7FF703" w14:textId="77777777" w:rsidTr="00436B75">
        <w:tc>
          <w:tcPr>
            <w:tcW w:w="1207" w:type="dxa"/>
          </w:tcPr>
          <w:p w14:paraId="22470D4A" w14:textId="7E25CB16" w:rsidR="00FA5E17" w:rsidRPr="00A639A2" w:rsidRDefault="00A639A2" w:rsidP="00FA5E17">
            <w:pPr>
              <w:pStyle w:val="ListParagraph"/>
              <w:ind w:left="0"/>
              <w:rPr>
                <w:rFonts w:cstheme="minorHAnsi"/>
                <w:sz w:val="36"/>
                <w:szCs w:val="36"/>
              </w:rPr>
            </w:pPr>
            <w:r>
              <w:rPr>
                <w:rFonts w:cstheme="minorHAnsi"/>
                <w:sz w:val="36"/>
                <w:szCs w:val="36"/>
              </w:rPr>
              <w:t>Focus</w:t>
            </w:r>
          </w:p>
        </w:tc>
        <w:tc>
          <w:tcPr>
            <w:tcW w:w="1747" w:type="dxa"/>
          </w:tcPr>
          <w:p w14:paraId="1AD59EEF" w14:textId="2C07CA9F" w:rsidR="00FA5E17" w:rsidRPr="00C34E9B" w:rsidRDefault="00C34E9B" w:rsidP="00FA5E17">
            <w:pPr>
              <w:pStyle w:val="ListParagraph"/>
              <w:ind w:left="0"/>
              <w:rPr>
                <w:rFonts w:cstheme="minorHAnsi"/>
                <w:sz w:val="36"/>
                <w:szCs w:val="36"/>
              </w:rPr>
            </w:pPr>
            <w:r w:rsidRPr="00C34E9B">
              <w:rPr>
                <w:rFonts w:cstheme="minorHAnsi"/>
                <w:sz w:val="36"/>
                <w:szCs w:val="36"/>
              </w:rPr>
              <w:t>What to test</w:t>
            </w:r>
          </w:p>
        </w:tc>
        <w:tc>
          <w:tcPr>
            <w:tcW w:w="1751" w:type="dxa"/>
          </w:tcPr>
          <w:p w14:paraId="103F0281" w14:textId="673B3F04" w:rsidR="00FA5E17" w:rsidRPr="00C34E9B" w:rsidRDefault="00C34E9B" w:rsidP="00FA5E17">
            <w:pPr>
              <w:pStyle w:val="ListParagraph"/>
              <w:ind w:left="0"/>
              <w:rPr>
                <w:rFonts w:cstheme="minorHAnsi"/>
                <w:sz w:val="36"/>
                <w:szCs w:val="36"/>
              </w:rPr>
            </w:pPr>
            <w:r w:rsidRPr="00C34E9B">
              <w:rPr>
                <w:rFonts w:cstheme="minorHAnsi"/>
                <w:sz w:val="36"/>
                <w:szCs w:val="36"/>
              </w:rPr>
              <w:t>How to test manually</w:t>
            </w:r>
          </w:p>
        </w:tc>
        <w:tc>
          <w:tcPr>
            <w:tcW w:w="3577" w:type="dxa"/>
          </w:tcPr>
          <w:p w14:paraId="5C4FD3DF" w14:textId="3D5539DD" w:rsidR="00FA5E17" w:rsidRPr="00EA6256" w:rsidRDefault="00EA6256" w:rsidP="00FA5E17">
            <w:pPr>
              <w:pStyle w:val="ListParagraph"/>
              <w:ind w:left="0"/>
              <w:rPr>
                <w:rFonts w:cstheme="minorHAnsi"/>
                <w:sz w:val="36"/>
                <w:szCs w:val="36"/>
              </w:rPr>
            </w:pPr>
            <w:r w:rsidRPr="00EA6256">
              <w:rPr>
                <w:rFonts w:cstheme="minorHAnsi"/>
                <w:sz w:val="36"/>
                <w:szCs w:val="36"/>
              </w:rPr>
              <w:t>How to test automatically</w:t>
            </w:r>
          </w:p>
        </w:tc>
      </w:tr>
      <w:tr w:rsidR="002B02D4" w14:paraId="4CFAA716" w14:textId="77777777" w:rsidTr="00436B75">
        <w:tc>
          <w:tcPr>
            <w:tcW w:w="1207" w:type="dxa"/>
          </w:tcPr>
          <w:p w14:paraId="31342899" w14:textId="2ADB21DF" w:rsidR="00FA5E17" w:rsidRPr="00A639A2" w:rsidRDefault="00A639A2" w:rsidP="00FA5E17">
            <w:pPr>
              <w:pStyle w:val="ListParagraph"/>
              <w:ind w:left="0"/>
              <w:rPr>
                <w:rFonts w:cstheme="minorHAnsi"/>
                <w:sz w:val="36"/>
                <w:szCs w:val="36"/>
              </w:rPr>
            </w:pPr>
            <w:r>
              <w:rPr>
                <w:rFonts w:cstheme="minorHAnsi"/>
                <w:sz w:val="36"/>
                <w:szCs w:val="36"/>
              </w:rPr>
              <w:t>Format</w:t>
            </w:r>
          </w:p>
        </w:tc>
        <w:tc>
          <w:tcPr>
            <w:tcW w:w="1747" w:type="dxa"/>
          </w:tcPr>
          <w:p w14:paraId="39064ED3" w14:textId="5C239C4F" w:rsidR="00FA5E17" w:rsidRPr="00EA6256" w:rsidRDefault="00EA6256" w:rsidP="00FA5E17">
            <w:pPr>
              <w:pStyle w:val="ListParagraph"/>
              <w:ind w:left="0"/>
              <w:rPr>
                <w:rFonts w:cstheme="minorHAnsi"/>
                <w:sz w:val="36"/>
                <w:szCs w:val="36"/>
              </w:rPr>
            </w:pPr>
            <w:r w:rsidRPr="00EA6256">
              <w:rPr>
                <w:rFonts w:cstheme="minorHAnsi"/>
                <w:sz w:val="36"/>
                <w:szCs w:val="36"/>
              </w:rPr>
              <w:t>Descriptive sentence</w:t>
            </w:r>
          </w:p>
        </w:tc>
        <w:tc>
          <w:tcPr>
            <w:tcW w:w="1751" w:type="dxa"/>
          </w:tcPr>
          <w:p w14:paraId="420AB4F1" w14:textId="50C31AC6" w:rsidR="00FA5E17" w:rsidRPr="00436B75" w:rsidRDefault="00436B75" w:rsidP="00FA5E17">
            <w:pPr>
              <w:pStyle w:val="ListParagraph"/>
              <w:ind w:left="0"/>
              <w:rPr>
                <w:rFonts w:cstheme="minorHAnsi"/>
                <w:sz w:val="36"/>
                <w:szCs w:val="36"/>
              </w:rPr>
            </w:pPr>
            <w:r w:rsidRPr="00436B75">
              <w:rPr>
                <w:rFonts w:cstheme="minorHAnsi"/>
                <w:sz w:val="36"/>
                <w:szCs w:val="36"/>
              </w:rPr>
              <w:t>Structured table/steps</w:t>
            </w:r>
          </w:p>
        </w:tc>
        <w:tc>
          <w:tcPr>
            <w:tcW w:w="3577" w:type="dxa"/>
          </w:tcPr>
          <w:p w14:paraId="2FCC558C" w14:textId="200048F7" w:rsidR="00FA5E17" w:rsidRPr="00436B75" w:rsidRDefault="00436B75" w:rsidP="00FA5E17">
            <w:pPr>
              <w:pStyle w:val="ListParagraph"/>
              <w:ind w:left="0"/>
              <w:rPr>
                <w:rFonts w:cstheme="minorHAnsi"/>
                <w:sz w:val="36"/>
                <w:szCs w:val="36"/>
              </w:rPr>
            </w:pPr>
            <w:r w:rsidRPr="00436B75">
              <w:rPr>
                <w:rFonts w:cstheme="minorHAnsi"/>
                <w:sz w:val="36"/>
                <w:szCs w:val="36"/>
              </w:rPr>
              <w:t>Programming/automation code</w:t>
            </w:r>
          </w:p>
        </w:tc>
      </w:tr>
      <w:tr w:rsidR="002B02D4" w14:paraId="0BAD88D6" w14:textId="77777777" w:rsidTr="00436B75">
        <w:tc>
          <w:tcPr>
            <w:tcW w:w="1207" w:type="dxa"/>
          </w:tcPr>
          <w:p w14:paraId="46E8DEEB" w14:textId="1C4D3B55" w:rsidR="00FA5E17" w:rsidRPr="00A639A2" w:rsidRDefault="00A639A2" w:rsidP="00FA5E17">
            <w:pPr>
              <w:pStyle w:val="ListParagraph"/>
              <w:ind w:left="0"/>
              <w:rPr>
                <w:rFonts w:cstheme="minorHAnsi"/>
                <w:sz w:val="36"/>
                <w:szCs w:val="36"/>
              </w:rPr>
            </w:pPr>
            <w:r>
              <w:rPr>
                <w:rFonts w:cstheme="minorHAnsi"/>
                <w:sz w:val="36"/>
                <w:szCs w:val="36"/>
              </w:rPr>
              <w:t>Used in</w:t>
            </w:r>
          </w:p>
        </w:tc>
        <w:tc>
          <w:tcPr>
            <w:tcW w:w="1747" w:type="dxa"/>
          </w:tcPr>
          <w:p w14:paraId="6EBCB4BC" w14:textId="7CB6B674" w:rsidR="00FA5E17" w:rsidRPr="002B02D4" w:rsidRDefault="002B02D4" w:rsidP="00FA5E17">
            <w:pPr>
              <w:pStyle w:val="ListParagraph"/>
              <w:ind w:left="0"/>
              <w:rPr>
                <w:rFonts w:cstheme="minorHAnsi"/>
                <w:sz w:val="36"/>
                <w:szCs w:val="36"/>
              </w:rPr>
            </w:pPr>
            <w:r w:rsidRPr="002B02D4">
              <w:rPr>
                <w:rFonts w:cstheme="minorHAnsi"/>
                <w:sz w:val="36"/>
                <w:szCs w:val="36"/>
              </w:rPr>
              <w:t xml:space="preserve">Test planning, </w:t>
            </w:r>
            <w:r w:rsidRPr="002B02D4">
              <w:rPr>
                <w:rFonts w:cstheme="minorHAnsi"/>
                <w:sz w:val="36"/>
                <w:szCs w:val="36"/>
              </w:rPr>
              <w:lastRenderedPageBreak/>
              <w:t>coverage analysis</w:t>
            </w:r>
          </w:p>
        </w:tc>
        <w:tc>
          <w:tcPr>
            <w:tcW w:w="1751" w:type="dxa"/>
          </w:tcPr>
          <w:p w14:paraId="586E888E" w14:textId="717D1192" w:rsidR="00FA5E17" w:rsidRPr="002B02D4" w:rsidRDefault="002B02D4" w:rsidP="00FA5E17">
            <w:pPr>
              <w:pStyle w:val="ListParagraph"/>
              <w:ind w:left="0"/>
              <w:rPr>
                <w:rFonts w:cstheme="minorHAnsi"/>
                <w:sz w:val="36"/>
                <w:szCs w:val="36"/>
              </w:rPr>
            </w:pPr>
            <w:r w:rsidRPr="002B02D4">
              <w:rPr>
                <w:rFonts w:cstheme="minorHAnsi"/>
                <w:sz w:val="36"/>
                <w:szCs w:val="36"/>
              </w:rPr>
              <w:lastRenderedPageBreak/>
              <w:t xml:space="preserve">Manual and </w:t>
            </w:r>
            <w:r w:rsidRPr="002B02D4">
              <w:rPr>
                <w:rFonts w:cstheme="minorHAnsi"/>
                <w:sz w:val="36"/>
                <w:szCs w:val="36"/>
              </w:rPr>
              <w:lastRenderedPageBreak/>
              <w:t>automated testing</w:t>
            </w:r>
          </w:p>
        </w:tc>
        <w:tc>
          <w:tcPr>
            <w:tcW w:w="3577" w:type="dxa"/>
          </w:tcPr>
          <w:p w14:paraId="23799DF5" w14:textId="46F294E6" w:rsidR="00FA5E17" w:rsidRPr="00076060" w:rsidRDefault="00076060" w:rsidP="00FA5E17">
            <w:pPr>
              <w:pStyle w:val="ListParagraph"/>
              <w:ind w:left="0"/>
              <w:rPr>
                <w:rFonts w:cstheme="minorHAnsi"/>
                <w:sz w:val="36"/>
                <w:szCs w:val="36"/>
              </w:rPr>
            </w:pPr>
            <w:r w:rsidRPr="00076060">
              <w:rPr>
                <w:rFonts w:cstheme="minorHAnsi"/>
                <w:sz w:val="36"/>
                <w:szCs w:val="36"/>
              </w:rPr>
              <w:lastRenderedPageBreak/>
              <w:t>Automated testing</w:t>
            </w:r>
          </w:p>
        </w:tc>
      </w:tr>
    </w:tbl>
    <w:p w14:paraId="0C898E4B" w14:textId="77777777" w:rsidR="00974BE8" w:rsidRDefault="00974BE8" w:rsidP="001E27E5">
      <w:pPr>
        <w:rPr>
          <w:rFonts w:cstheme="minorHAnsi"/>
          <w:sz w:val="36"/>
          <w:szCs w:val="36"/>
        </w:rPr>
      </w:pPr>
    </w:p>
    <w:p w14:paraId="1FEB6A3A" w14:textId="64A7D81D" w:rsidR="001E27E5" w:rsidRPr="004354EC" w:rsidRDefault="00E379EE" w:rsidP="00E379EE">
      <w:pPr>
        <w:pStyle w:val="ListParagraph"/>
        <w:numPr>
          <w:ilvl w:val="0"/>
          <w:numId w:val="37"/>
        </w:numPr>
        <w:rPr>
          <w:rFonts w:cstheme="minorHAnsi"/>
          <w:b/>
          <w:bCs/>
          <w:sz w:val="36"/>
          <w:szCs w:val="36"/>
        </w:rPr>
      </w:pPr>
      <w:r>
        <w:rPr>
          <w:rFonts w:cstheme="minorHAnsi"/>
          <w:sz w:val="36"/>
          <w:szCs w:val="36"/>
        </w:rPr>
        <w:t xml:space="preserve"> </w:t>
      </w:r>
      <w:r w:rsidR="00151EDD" w:rsidRPr="004354EC">
        <w:rPr>
          <w:rFonts w:cstheme="minorHAnsi"/>
          <w:b/>
          <w:bCs/>
          <w:sz w:val="36"/>
          <w:szCs w:val="36"/>
        </w:rPr>
        <w:t>Explain what test plan is</w:t>
      </w:r>
      <w:r w:rsidR="00D24F4E" w:rsidRPr="004354EC">
        <w:rPr>
          <w:rFonts w:cstheme="minorHAnsi"/>
          <w:b/>
          <w:bCs/>
          <w:sz w:val="36"/>
          <w:szCs w:val="36"/>
        </w:rPr>
        <w:t xml:space="preserve">. </w:t>
      </w:r>
      <w:r w:rsidR="003C1D09" w:rsidRPr="004354EC">
        <w:rPr>
          <w:rFonts w:cstheme="minorHAnsi"/>
          <w:b/>
          <w:bCs/>
          <w:sz w:val="36"/>
          <w:szCs w:val="36"/>
        </w:rPr>
        <w:t>w</w:t>
      </w:r>
      <w:r w:rsidR="00151EDD" w:rsidRPr="004354EC">
        <w:rPr>
          <w:rFonts w:cstheme="minorHAnsi"/>
          <w:b/>
          <w:bCs/>
          <w:sz w:val="36"/>
          <w:szCs w:val="36"/>
        </w:rPr>
        <w:t xml:space="preserve">hat </w:t>
      </w:r>
      <w:r w:rsidR="004354EC">
        <w:rPr>
          <w:rFonts w:cstheme="minorHAnsi"/>
          <w:b/>
          <w:bCs/>
          <w:sz w:val="36"/>
          <w:szCs w:val="36"/>
        </w:rPr>
        <w:t xml:space="preserve">is </w:t>
      </w:r>
      <w:r w:rsidR="00151EDD" w:rsidRPr="004354EC">
        <w:rPr>
          <w:rFonts w:cstheme="minorHAnsi"/>
          <w:b/>
          <w:bCs/>
          <w:sz w:val="36"/>
          <w:szCs w:val="36"/>
        </w:rPr>
        <w:t>the information that should be</w:t>
      </w:r>
      <w:r w:rsidR="00D24F4E" w:rsidRPr="004354EC">
        <w:rPr>
          <w:rFonts w:cstheme="minorHAnsi"/>
          <w:b/>
          <w:bCs/>
          <w:sz w:val="36"/>
          <w:szCs w:val="36"/>
        </w:rPr>
        <w:t xml:space="preserve"> covered?</w:t>
      </w:r>
    </w:p>
    <w:p w14:paraId="00581B83" w14:textId="0A4C0809" w:rsidR="00D24F4E" w:rsidRDefault="004354EC" w:rsidP="003C1D09">
      <w:pPr>
        <w:pStyle w:val="ListParagraph"/>
        <w:numPr>
          <w:ilvl w:val="0"/>
          <w:numId w:val="54"/>
        </w:numPr>
        <w:rPr>
          <w:rFonts w:cstheme="minorHAnsi"/>
          <w:sz w:val="36"/>
          <w:szCs w:val="36"/>
        </w:rPr>
      </w:pPr>
      <w:r>
        <w:rPr>
          <w:rFonts w:cstheme="minorHAnsi"/>
          <w:sz w:val="36"/>
          <w:szCs w:val="36"/>
        </w:rPr>
        <w:t xml:space="preserve">Test plan is a </w:t>
      </w:r>
      <w:r w:rsidRPr="004354EC">
        <w:rPr>
          <w:rFonts w:cstheme="minorHAnsi"/>
          <w:sz w:val="36"/>
          <w:szCs w:val="36"/>
        </w:rPr>
        <w:t>document describing the scope, approach, resources and schedule of intended test activities</w:t>
      </w:r>
      <w:r>
        <w:rPr>
          <w:rFonts w:cstheme="minorHAnsi"/>
          <w:sz w:val="36"/>
          <w:szCs w:val="36"/>
        </w:rPr>
        <w:t>.</w:t>
      </w:r>
    </w:p>
    <w:p w14:paraId="1C81E2F3" w14:textId="367BD594" w:rsidR="004354EC" w:rsidRDefault="00622343" w:rsidP="003C1D09">
      <w:pPr>
        <w:pStyle w:val="ListParagraph"/>
        <w:numPr>
          <w:ilvl w:val="0"/>
          <w:numId w:val="54"/>
        </w:numPr>
        <w:rPr>
          <w:rFonts w:cstheme="minorHAnsi"/>
          <w:sz w:val="36"/>
          <w:szCs w:val="36"/>
        </w:rPr>
      </w:pPr>
      <w:r w:rsidRPr="00622343">
        <w:rPr>
          <w:rFonts w:cstheme="minorHAnsi"/>
          <w:sz w:val="36"/>
          <w:szCs w:val="36"/>
        </w:rPr>
        <w:t>Determining the scope and risks, and identifying the objectives of testing</w:t>
      </w:r>
      <w:r>
        <w:rPr>
          <w:rFonts w:cstheme="minorHAnsi"/>
          <w:sz w:val="36"/>
          <w:szCs w:val="36"/>
        </w:rPr>
        <w:t>.</w:t>
      </w:r>
    </w:p>
    <w:p w14:paraId="47A23CA5" w14:textId="3551C9AD" w:rsidR="00622343" w:rsidRDefault="00622343" w:rsidP="003C1D09">
      <w:pPr>
        <w:pStyle w:val="ListParagraph"/>
        <w:numPr>
          <w:ilvl w:val="0"/>
          <w:numId w:val="54"/>
        </w:numPr>
        <w:rPr>
          <w:rFonts w:cstheme="minorHAnsi"/>
          <w:sz w:val="36"/>
          <w:szCs w:val="36"/>
        </w:rPr>
      </w:pPr>
      <w:r w:rsidRPr="00622343">
        <w:rPr>
          <w:rFonts w:cstheme="minorHAnsi"/>
          <w:sz w:val="36"/>
          <w:szCs w:val="36"/>
        </w:rPr>
        <w:t>Defining the overall approach of testing (the test strategy), including the definition of the test levels and entry and exit criteria.</w:t>
      </w:r>
    </w:p>
    <w:p w14:paraId="51707D94" w14:textId="097FA97D" w:rsidR="00622343" w:rsidRDefault="00622343" w:rsidP="003C1D09">
      <w:pPr>
        <w:pStyle w:val="ListParagraph"/>
        <w:numPr>
          <w:ilvl w:val="0"/>
          <w:numId w:val="54"/>
        </w:numPr>
        <w:rPr>
          <w:rFonts w:cstheme="minorHAnsi"/>
          <w:sz w:val="36"/>
          <w:szCs w:val="36"/>
        </w:rPr>
      </w:pPr>
      <w:r w:rsidRPr="00622343">
        <w:rPr>
          <w:rFonts w:cstheme="minorHAnsi"/>
          <w:sz w:val="36"/>
          <w:szCs w:val="36"/>
        </w:rPr>
        <w:t>Making decisions about what to test, what roles will perform the test activities, how the test activities should be done, and how the test results will be evaluated</w:t>
      </w:r>
      <w:r>
        <w:rPr>
          <w:rFonts w:cstheme="minorHAnsi"/>
          <w:sz w:val="36"/>
          <w:szCs w:val="36"/>
        </w:rPr>
        <w:t>.</w:t>
      </w:r>
    </w:p>
    <w:p w14:paraId="6A7E8DB0" w14:textId="39E18A8D" w:rsidR="00622343" w:rsidRDefault="00622343" w:rsidP="003C1D09">
      <w:pPr>
        <w:pStyle w:val="ListParagraph"/>
        <w:numPr>
          <w:ilvl w:val="0"/>
          <w:numId w:val="54"/>
        </w:numPr>
        <w:rPr>
          <w:rFonts w:cstheme="minorHAnsi"/>
          <w:sz w:val="36"/>
          <w:szCs w:val="36"/>
        </w:rPr>
      </w:pPr>
      <w:r w:rsidRPr="00622343">
        <w:rPr>
          <w:rFonts w:cstheme="minorHAnsi"/>
          <w:sz w:val="36"/>
          <w:szCs w:val="36"/>
        </w:rPr>
        <w:t>Scheduling test analysis and design activities</w:t>
      </w:r>
      <w:r>
        <w:rPr>
          <w:rFonts w:cstheme="minorHAnsi"/>
          <w:sz w:val="36"/>
          <w:szCs w:val="36"/>
        </w:rPr>
        <w:t>.</w:t>
      </w:r>
    </w:p>
    <w:p w14:paraId="6AA3F75F" w14:textId="2BA0185D" w:rsidR="00622343" w:rsidRDefault="00622343" w:rsidP="003C1D09">
      <w:pPr>
        <w:pStyle w:val="ListParagraph"/>
        <w:numPr>
          <w:ilvl w:val="0"/>
          <w:numId w:val="54"/>
        </w:numPr>
        <w:rPr>
          <w:rFonts w:cstheme="minorHAnsi"/>
          <w:sz w:val="36"/>
          <w:szCs w:val="36"/>
        </w:rPr>
      </w:pPr>
      <w:r w:rsidRPr="00622343">
        <w:rPr>
          <w:rFonts w:cstheme="minorHAnsi"/>
          <w:sz w:val="36"/>
          <w:szCs w:val="36"/>
        </w:rPr>
        <w:t>Scheduling test implementation, execution and evaluation. Assigning resources for the different activities defined</w:t>
      </w:r>
      <w:r>
        <w:rPr>
          <w:rFonts w:cstheme="minorHAnsi"/>
          <w:sz w:val="36"/>
          <w:szCs w:val="36"/>
        </w:rPr>
        <w:t>.</w:t>
      </w:r>
    </w:p>
    <w:p w14:paraId="444C8066" w14:textId="77777777" w:rsidR="00622343" w:rsidRDefault="00622343" w:rsidP="00622343">
      <w:pPr>
        <w:pStyle w:val="ListParagraph"/>
        <w:ind w:left="502"/>
        <w:rPr>
          <w:rFonts w:cstheme="minorHAnsi"/>
          <w:sz w:val="36"/>
          <w:szCs w:val="36"/>
        </w:rPr>
      </w:pPr>
    </w:p>
    <w:p w14:paraId="3C06DCBC" w14:textId="25ABC987" w:rsidR="00622343" w:rsidRDefault="00622343" w:rsidP="00622343">
      <w:pPr>
        <w:pStyle w:val="ListParagraph"/>
        <w:numPr>
          <w:ilvl w:val="0"/>
          <w:numId w:val="37"/>
        </w:numPr>
        <w:rPr>
          <w:rFonts w:cstheme="minorHAnsi"/>
          <w:b/>
          <w:bCs/>
          <w:sz w:val="36"/>
          <w:szCs w:val="36"/>
        </w:rPr>
      </w:pPr>
      <w:r>
        <w:rPr>
          <w:rFonts w:cstheme="minorHAnsi"/>
          <w:sz w:val="36"/>
          <w:szCs w:val="36"/>
        </w:rPr>
        <w:t xml:space="preserve"> </w:t>
      </w:r>
      <w:r w:rsidRPr="00622343">
        <w:rPr>
          <w:rFonts w:cstheme="minorHAnsi"/>
          <w:b/>
          <w:bCs/>
          <w:sz w:val="36"/>
          <w:szCs w:val="36"/>
        </w:rPr>
        <w:t>What is Priority?</w:t>
      </w:r>
    </w:p>
    <w:p w14:paraId="264849A6" w14:textId="607D9144" w:rsidR="00622343" w:rsidRDefault="00622343" w:rsidP="00622343">
      <w:pPr>
        <w:pStyle w:val="ListParagraph"/>
        <w:numPr>
          <w:ilvl w:val="0"/>
          <w:numId w:val="55"/>
        </w:numPr>
        <w:rPr>
          <w:rFonts w:cstheme="minorHAnsi"/>
          <w:sz w:val="36"/>
          <w:szCs w:val="36"/>
        </w:rPr>
      </w:pPr>
      <w:r w:rsidRPr="00622343">
        <w:rPr>
          <w:rFonts w:cstheme="minorHAnsi"/>
          <w:sz w:val="36"/>
          <w:szCs w:val="36"/>
        </w:rPr>
        <w:t>In software testing, priority refers to the order in which a bug or test case should be fixed or executed, based on its business or customer impact. It answers the question: "How soon should this be addressed?"</w:t>
      </w:r>
    </w:p>
    <w:p w14:paraId="293E42F1" w14:textId="77777777" w:rsidR="00622343" w:rsidRDefault="00622343" w:rsidP="00622343">
      <w:pPr>
        <w:pStyle w:val="ListParagraph"/>
        <w:ind w:left="502"/>
        <w:rPr>
          <w:rFonts w:cstheme="minorHAnsi"/>
          <w:sz w:val="36"/>
          <w:szCs w:val="36"/>
        </w:rPr>
      </w:pPr>
    </w:p>
    <w:p w14:paraId="53DE4105" w14:textId="5C4EC829" w:rsidR="00622343" w:rsidRDefault="00622343" w:rsidP="00622343">
      <w:pPr>
        <w:pStyle w:val="ListParagraph"/>
        <w:numPr>
          <w:ilvl w:val="0"/>
          <w:numId w:val="37"/>
        </w:numPr>
        <w:rPr>
          <w:rFonts w:cstheme="minorHAnsi"/>
          <w:b/>
          <w:bCs/>
          <w:sz w:val="36"/>
          <w:szCs w:val="36"/>
        </w:rPr>
      </w:pPr>
      <w:r>
        <w:rPr>
          <w:rFonts w:cstheme="minorHAnsi"/>
          <w:sz w:val="36"/>
          <w:szCs w:val="36"/>
        </w:rPr>
        <w:t xml:space="preserve"> </w:t>
      </w:r>
      <w:r w:rsidRPr="00622343">
        <w:rPr>
          <w:rFonts w:cstheme="minorHAnsi"/>
          <w:b/>
          <w:bCs/>
          <w:sz w:val="36"/>
          <w:szCs w:val="36"/>
        </w:rPr>
        <w:t>What is Severity?</w:t>
      </w:r>
    </w:p>
    <w:p w14:paraId="3EF255D4" w14:textId="70739B06" w:rsidR="00622343" w:rsidRDefault="00622343" w:rsidP="00622343">
      <w:pPr>
        <w:pStyle w:val="ListParagraph"/>
        <w:numPr>
          <w:ilvl w:val="0"/>
          <w:numId w:val="55"/>
        </w:numPr>
        <w:rPr>
          <w:rFonts w:cstheme="minorHAnsi"/>
          <w:sz w:val="36"/>
          <w:szCs w:val="36"/>
        </w:rPr>
      </w:pPr>
      <w:r w:rsidRPr="00622343">
        <w:rPr>
          <w:rFonts w:cstheme="minorHAnsi"/>
          <w:sz w:val="36"/>
          <w:szCs w:val="36"/>
        </w:rPr>
        <w:lastRenderedPageBreak/>
        <w:t>In software testing, severity refers to the impact a defect (bug) has on the system’s functionality or performance. It tells us how serious or critical the bug is from a technical standpoint, regardless of when it needs to be fixed.</w:t>
      </w:r>
    </w:p>
    <w:p w14:paraId="0359A9C9" w14:textId="77777777" w:rsidR="00622343" w:rsidRDefault="00622343" w:rsidP="00622343">
      <w:pPr>
        <w:pStyle w:val="ListParagraph"/>
        <w:ind w:left="360"/>
        <w:rPr>
          <w:rFonts w:cstheme="minorHAnsi"/>
          <w:sz w:val="36"/>
          <w:szCs w:val="36"/>
        </w:rPr>
      </w:pPr>
    </w:p>
    <w:p w14:paraId="44E9B458" w14:textId="030A046E" w:rsidR="00622343" w:rsidRDefault="00622343" w:rsidP="00622343">
      <w:pPr>
        <w:pStyle w:val="ListParagraph"/>
        <w:numPr>
          <w:ilvl w:val="0"/>
          <w:numId w:val="37"/>
        </w:numPr>
        <w:rPr>
          <w:rFonts w:cstheme="minorHAnsi"/>
          <w:b/>
          <w:bCs/>
          <w:sz w:val="36"/>
          <w:szCs w:val="36"/>
        </w:rPr>
      </w:pPr>
      <w:r>
        <w:rPr>
          <w:rFonts w:cstheme="minorHAnsi"/>
          <w:sz w:val="36"/>
          <w:szCs w:val="36"/>
        </w:rPr>
        <w:t xml:space="preserve"> </w:t>
      </w:r>
      <w:r w:rsidRPr="00622343">
        <w:rPr>
          <w:rFonts w:cstheme="minorHAnsi"/>
          <w:b/>
          <w:bCs/>
          <w:sz w:val="36"/>
          <w:szCs w:val="36"/>
        </w:rPr>
        <w:t>Bug categories are….</w:t>
      </w:r>
    </w:p>
    <w:p w14:paraId="35A25257" w14:textId="77777777" w:rsidR="00323E01" w:rsidRPr="00323E01" w:rsidRDefault="00323E01" w:rsidP="00323E01">
      <w:pPr>
        <w:spacing w:before="100" w:beforeAutospacing="1" w:after="100" w:afterAutospacing="1" w:line="240" w:lineRule="auto"/>
        <w:outlineLvl w:val="2"/>
        <w:rPr>
          <w:rFonts w:eastAsia="Times New Roman" w:cstheme="minorHAnsi"/>
          <w:b/>
          <w:bCs/>
          <w:kern w:val="0"/>
          <w:sz w:val="36"/>
          <w:szCs w:val="36"/>
          <w:lang w:eastAsia="en-IN"/>
          <w14:ligatures w14:val="none"/>
        </w:rPr>
      </w:pPr>
      <w:r w:rsidRPr="00323E01">
        <w:rPr>
          <w:rFonts w:eastAsia="Times New Roman" w:cstheme="minorHAnsi"/>
          <w:b/>
          <w:bCs/>
          <w:kern w:val="0"/>
          <w:sz w:val="36"/>
          <w:szCs w:val="36"/>
          <w:lang w:eastAsia="en-IN"/>
          <w14:ligatures w14:val="none"/>
        </w:rPr>
        <w:t>1. Functional Bugs</w:t>
      </w:r>
    </w:p>
    <w:p w14:paraId="2F3D928C" w14:textId="77777777" w:rsidR="00323E01" w:rsidRPr="00323E01" w:rsidRDefault="00323E01" w:rsidP="00323E01">
      <w:pPr>
        <w:numPr>
          <w:ilvl w:val="0"/>
          <w:numId w:val="55"/>
        </w:numPr>
        <w:spacing w:before="100" w:beforeAutospacing="1" w:after="100" w:afterAutospacing="1" w:line="240" w:lineRule="auto"/>
        <w:rPr>
          <w:rFonts w:eastAsia="Times New Roman" w:cstheme="minorHAnsi"/>
          <w:kern w:val="0"/>
          <w:sz w:val="36"/>
          <w:szCs w:val="36"/>
          <w:lang w:eastAsia="en-IN"/>
          <w14:ligatures w14:val="none"/>
        </w:rPr>
      </w:pPr>
      <w:r w:rsidRPr="00323E01">
        <w:rPr>
          <w:rFonts w:eastAsia="Times New Roman" w:cstheme="minorHAnsi"/>
          <w:kern w:val="0"/>
          <w:sz w:val="36"/>
          <w:szCs w:val="36"/>
          <w:lang w:eastAsia="en-IN"/>
          <w14:ligatures w14:val="none"/>
        </w:rPr>
        <w:t>Definition: The system doesn't perform according to the defined functional requirements.</w:t>
      </w:r>
    </w:p>
    <w:p w14:paraId="682BCE83" w14:textId="77777777" w:rsidR="00323E01" w:rsidRPr="00323E01" w:rsidRDefault="00323E01" w:rsidP="00323E01">
      <w:pPr>
        <w:numPr>
          <w:ilvl w:val="0"/>
          <w:numId w:val="55"/>
        </w:numPr>
        <w:spacing w:before="100" w:beforeAutospacing="1" w:after="100" w:afterAutospacing="1" w:line="240" w:lineRule="auto"/>
        <w:rPr>
          <w:rFonts w:eastAsia="Times New Roman" w:cstheme="minorHAnsi"/>
          <w:kern w:val="0"/>
          <w:sz w:val="36"/>
          <w:szCs w:val="36"/>
          <w:lang w:eastAsia="en-IN"/>
          <w14:ligatures w14:val="none"/>
        </w:rPr>
      </w:pPr>
      <w:r w:rsidRPr="00323E01">
        <w:rPr>
          <w:rFonts w:eastAsia="Times New Roman" w:cstheme="minorHAnsi"/>
          <w:kern w:val="0"/>
          <w:sz w:val="36"/>
          <w:szCs w:val="36"/>
          <w:lang w:eastAsia="en-IN"/>
          <w14:ligatures w14:val="none"/>
        </w:rPr>
        <w:t>Examples:</w:t>
      </w:r>
    </w:p>
    <w:p w14:paraId="739E66A1" w14:textId="77777777" w:rsidR="00323E01" w:rsidRPr="00323E01" w:rsidRDefault="00323E01" w:rsidP="00323E01">
      <w:pPr>
        <w:numPr>
          <w:ilvl w:val="1"/>
          <w:numId w:val="55"/>
        </w:numPr>
        <w:spacing w:before="100" w:beforeAutospacing="1" w:after="100" w:afterAutospacing="1" w:line="240" w:lineRule="auto"/>
        <w:rPr>
          <w:rFonts w:eastAsia="Times New Roman" w:cstheme="minorHAnsi"/>
          <w:kern w:val="0"/>
          <w:sz w:val="36"/>
          <w:szCs w:val="36"/>
          <w:lang w:eastAsia="en-IN"/>
          <w14:ligatures w14:val="none"/>
        </w:rPr>
      </w:pPr>
      <w:r w:rsidRPr="00323E01">
        <w:rPr>
          <w:rFonts w:eastAsia="Times New Roman" w:cstheme="minorHAnsi"/>
          <w:kern w:val="0"/>
          <w:sz w:val="36"/>
          <w:szCs w:val="36"/>
          <w:lang w:eastAsia="en-IN"/>
          <w14:ligatures w14:val="none"/>
        </w:rPr>
        <w:t>Clicking "Submit" doesn't save the form.</w:t>
      </w:r>
    </w:p>
    <w:p w14:paraId="1ED43609" w14:textId="77777777" w:rsidR="00323E01" w:rsidRPr="00323E01" w:rsidRDefault="00323E01" w:rsidP="00323E01">
      <w:pPr>
        <w:numPr>
          <w:ilvl w:val="1"/>
          <w:numId w:val="55"/>
        </w:numPr>
        <w:spacing w:before="100" w:beforeAutospacing="1" w:after="100" w:afterAutospacing="1" w:line="240" w:lineRule="auto"/>
        <w:rPr>
          <w:rFonts w:eastAsia="Times New Roman" w:cstheme="minorHAnsi"/>
          <w:kern w:val="0"/>
          <w:sz w:val="36"/>
          <w:szCs w:val="36"/>
          <w:lang w:eastAsia="en-IN"/>
          <w14:ligatures w14:val="none"/>
        </w:rPr>
      </w:pPr>
      <w:r w:rsidRPr="00323E01">
        <w:rPr>
          <w:rFonts w:eastAsia="Times New Roman" w:cstheme="minorHAnsi"/>
          <w:kern w:val="0"/>
          <w:sz w:val="36"/>
          <w:szCs w:val="36"/>
          <w:lang w:eastAsia="en-IN"/>
          <w14:ligatures w14:val="none"/>
        </w:rPr>
        <w:t>Incorrect output from a calculator function.</w:t>
      </w:r>
    </w:p>
    <w:p w14:paraId="417C06DC" w14:textId="77777777" w:rsidR="00323E01" w:rsidRPr="00323E01" w:rsidRDefault="00323E01" w:rsidP="00323E01">
      <w:pPr>
        <w:rPr>
          <w:rFonts w:cstheme="minorHAnsi"/>
          <w:b/>
          <w:bCs/>
          <w:sz w:val="36"/>
          <w:szCs w:val="36"/>
        </w:rPr>
      </w:pPr>
      <w:r w:rsidRPr="00323E01">
        <w:rPr>
          <w:rFonts w:cstheme="minorHAnsi"/>
          <w:b/>
          <w:bCs/>
          <w:sz w:val="36"/>
          <w:szCs w:val="36"/>
        </w:rPr>
        <w:t>2. Logical Bugs</w:t>
      </w:r>
    </w:p>
    <w:p w14:paraId="4E1FF8CB" w14:textId="77777777" w:rsidR="00323E01" w:rsidRPr="00323E01" w:rsidRDefault="00323E01" w:rsidP="00323E01">
      <w:pPr>
        <w:pStyle w:val="ListParagraph"/>
        <w:numPr>
          <w:ilvl w:val="0"/>
          <w:numId w:val="81"/>
        </w:numPr>
        <w:rPr>
          <w:rFonts w:cstheme="minorHAnsi"/>
          <w:sz w:val="36"/>
          <w:szCs w:val="36"/>
        </w:rPr>
      </w:pPr>
      <w:r w:rsidRPr="00323E01">
        <w:rPr>
          <w:rFonts w:cstheme="minorHAnsi"/>
          <w:sz w:val="36"/>
          <w:szCs w:val="36"/>
        </w:rPr>
        <w:t>Definition: Errors in business logic or algorithms implemented in the code.</w:t>
      </w:r>
    </w:p>
    <w:p w14:paraId="3B98598A" w14:textId="77777777" w:rsidR="00323E01" w:rsidRPr="00323E01" w:rsidRDefault="00323E01" w:rsidP="00323E01">
      <w:pPr>
        <w:pStyle w:val="ListParagraph"/>
        <w:numPr>
          <w:ilvl w:val="0"/>
          <w:numId w:val="81"/>
        </w:numPr>
        <w:rPr>
          <w:rFonts w:cstheme="minorHAnsi"/>
          <w:sz w:val="36"/>
          <w:szCs w:val="36"/>
        </w:rPr>
      </w:pPr>
      <w:r w:rsidRPr="00323E01">
        <w:rPr>
          <w:rFonts w:cstheme="minorHAnsi"/>
          <w:sz w:val="36"/>
          <w:szCs w:val="36"/>
        </w:rPr>
        <w:t>Examples:</w:t>
      </w:r>
    </w:p>
    <w:p w14:paraId="5EAFDC25" w14:textId="77777777" w:rsidR="00323E01" w:rsidRPr="00323E01" w:rsidRDefault="00323E01" w:rsidP="00323E01">
      <w:pPr>
        <w:numPr>
          <w:ilvl w:val="1"/>
          <w:numId w:val="80"/>
        </w:numPr>
        <w:tabs>
          <w:tab w:val="num" w:pos="1440"/>
        </w:tabs>
        <w:rPr>
          <w:rFonts w:cstheme="minorHAnsi"/>
          <w:sz w:val="36"/>
          <w:szCs w:val="36"/>
        </w:rPr>
      </w:pPr>
      <w:r w:rsidRPr="00323E01">
        <w:rPr>
          <w:rFonts w:cstheme="minorHAnsi"/>
          <w:sz w:val="36"/>
          <w:szCs w:val="36"/>
        </w:rPr>
        <w:t>Tax is calculated incorrectly.</w:t>
      </w:r>
    </w:p>
    <w:p w14:paraId="1B9D6F8E" w14:textId="77777777" w:rsidR="00323E01" w:rsidRPr="00323E01" w:rsidRDefault="00323E01" w:rsidP="00323E01">
      <w:pPr>
        <w:numPr>
          <w:ilvl w:val="1"/>
          <w:numId w:val="80"/>
        </w:numPr>
        <w:tabs>
          <w:tab w:val="num" w:pos="1440"/>
        </w:tabs>
        <w:rPr>
          <w:rFonts w:cstheme="minorHAnsi"/>
          <w:sz w:val="36"/>
          <w:szCs w:val="36"/>
        </w:rPr>
      </w:pPr>
      <w:r w:rsidRPr="00323E01">
        <w:rPr>
          <w:rFonts w:cstheme="minorHAnsi"/>
          <w:sz w:val="36"/>
          <w:szCs w:val="36"/>
        </w:rPr>
        <w:t>Incorrect eligibility logic for a discount.</w:t>
      </w:r>
    </w:p>
    <w:p w14:paraId="514841ED" w14:textId="0E375788" w:rsidR="005231D7" w:rsidRPr="005231D7" w:rsidRDefault="00323E01" w:rsidP="005231D7">
      <w:pPr>
        <w:rPr>
          <w:rFonts w:cstheme="minorHAnsi"/>
          <w:b/>
          <w:bCs/>
          <w:sz w:val="36"/>
          <w:szCs w:val="36"/>
        </w:rPr>
      </w:pPr>
      <w:r>
        <w:rPr>
          <w:rFonts w:cstheme="minorHAnsi"/>
          <w:b/>
          <w:bCs/>
          <w:sz w:val="36"/>
          <w:szCs w:val="36"/>
        </w:rPr>
        <w:t>3.</w:t>
      </w:r>
      <w:r w:rsidR="005231D7" w:rsidRPr="005231D7">
        <w:rPr>
          <w:rFonts w:ascii="Times New Roman" w:eastAsia="Times New Roman" w:hAnsi="Times New Roman" w:cs="Times New Roman"/>
          <w:b/>
          <w:bCs/>
          <w:kern w:val="0"/>
          <w:sz w:val="27"/>
          <w:szCs w:val="27"/>
          <w:lang w:eastAsia="en-IN"/>
          <w14:ligatures w14:val="none"/>
        </w:rPr>
        <w:t xml:space="preserve"> </w:t>
      </w:r>
      <w:r w:rsidR="005231D7" w:rsidRPr="005231D7">
        <w:rPr>
          <w:rFonts w:cstheme="minorHAnsi"/>
          <w:b/>
          <w:bCs/>
          <w:sz w:val="36"/>
          <w:szCs w:val="36"/>
        </w:rPr>
        <w:t xml:space="preserve"> UI/UX Bugs</w:t>
      </w:r>
    </w:p>
    <w:p w14:paraId="5C1611CA" w14:textId="77777777" w:rsidR="005231D7" w:rsidRPr="005231D7" w:rsidRDefault="005231D7" w:rsidP="005231D7">
      <w:pPr>
        <w:numPr>
          <w:ilvl w:val="0"/>
          <w:numId w:val="82"/>
        </w:numPr>
        <w:rPr>
          <w:rFonts w:cstheme="minorHAnsi"/>
          <w:sz w:val="36"/>
          <w:szCs w:val="36"/>
        </w:rPr>
      </w:pPr>
      <w:r w:rsidRPr="005231D7">
        <w:rPr>
          <w:rFonts w:cstheme="minorHAnsi"/>
          <w:sz w:val="36"/>
          <w:szCs w:val="36"/>
        </w:rPr>
        <w:t>Definition: Issues with layout, design, responsiveness, or user interaction.</w:t>
      </w:r>
    </w:p>
    <w:p w14:paraId="55B5536A" w14:textId="77777777" w:rsidR="005231D7" w:rsidRPr="005231D7" w:rsidRDefault="005231D7" w:rsidP="005231D7">
      <w:pPr>
        <w:numPr>
          <w:ilvl w:val="0"/>
          <w:numId w:val="82"/>
        </w:numPr>
        <w:rPr>
          <w:rFonts w:cstheme="minorHAnsi"/>
          <w:sz w:val="36"/>
          <w:szCs w:val="36"/>
        </w:rPr>
      </w:pPr>
      <w:r w:rsidRPr="005231D7">
        <w:rPr>
          <w:rFonts w:cstheme="minorHAnsi"/>
          <w:sz w:val="36"/>
          <w:szCs w:val="36"/>
        </w:rPr>
        <w:t>Examples:</w:t>
      </w:r>
    </w:p>
    <w:p w14:paraId="284DEBF7" w14:textId="77777777" w:rsidR="005231D7" w:rsidRPr="005231D7" w:rsidRDefault="005231D7" w:rsidP="005231D7">
      <w:pPr>
        <w:numPr>
          <w:ilvl w:val="1"/>
          <w:numId w:val="82"/>
        </w:numPr>
        <w:rPr>
          <w:rFonts w:cstheme="minorHAnsi"/>
          <w:sz w:val="36"/>
          <w:szCs w:val="36"/>
        </w:rPr>
      </w:pPr>
      <w:r w:rsidRPr="005231D7">
        <w:rPr>
          <w:rFonts w:cstheme="minorHAnsi"/>
          <w:sz w:val="36"/>
          <w:szCs w:val="36"/>
        </w:rPr>
        <w:t>Button overlaps with text.</w:t>
      </w:r>
    </w:p>
    <w:p w14:paraId="50623021" w14:textId="77777777" w:rsidR="005231D7" w:rsidRPr="005231D7" w:rsidRDefault="005231D7" w:rsidP="005231D7">
      <w:pPr>
        <w:numPr>
          <w:ilvl w:val="1"/>
          <w:numId w:val="82"/>
        </w:numPr>
        <w:rPr>
          <w:rFonts w:cstheme="minorHAnsi"/>
          <w:sz w:val="36"/>
          <w:szCs w:val="36"/>
        </w:rPr>
      </w:pPr>
      <w:r w:rsidRPr="005231D7">
        <w:rPr>
          <w:rFonts w:cstheme="minorHAnsi"/>
          <w:sz w:val="36"/>
          <w:szCs w:val="36"/>
        </w:rPr>
        <w:t>Navigation menu doesn’t open on mobile.</w:t>
      </w:r>
    </w:p>
    <w:p w14:paraId="4D7960E6" w14:textId="77777777" w:rsidR="005231D7" w:rsidRPr="005231D7" w:rsidRDefault="005231D7" w:rsidP="005231D7">
      <w:pPr>
        <w:rPr>
          <w:rFonts w:cstheme="minorHAnsi"/>
          <w:b/>
          <w:bCs/>
          <w:sz w:val="36"/>
          <w:szCs w:val="36"/>
        </w:rPr>
      </w:pPr>
      <w:r>
        <w:rPr>
          <w:rFonts w:cstheme="minorHAnsi"/>
          <w:b/>
          <w:bCs/>
          <w:sz w:val="36"/>
          <w:szCs w:val="36"/>
        </w:rPr>
        <w:lastRenderedPageBreak/>
        <w:t xml:space="preserve">4. </w:t>
      </w:r>
      <w:r w:rsidRPr="005231D7">
        <w:rPr>
          <w:rFonts w:cstheme="minorHAnsi"/>
          <w:b/>
          <w:bCs/>
          <w:sz w:val="36"/>
          <w:szCs w:val="36"/>
        </w:rPr>
        <w:t>Performance Bugs</w:t>
      </w:r>
    </w:p>
    <w:p w14:paraId="44874852" w14:textId="77777777" w:rsidR="005231D7" w:rsidRPr="005231D7" w:rsidRDefault="005231D7" w:rsidP="005231D7">
      <w:pPr>
        <w:numPr>
          <w:ilvl w:val="0"/>
          <w:numId w:val="83"/>
        </w:numPr>
        <w:rPr>
          <w:rFonts w:cstheme="minorHAnsi"/>
          <w:sz w:val="36"/>
          <w:szCs w:val="36"/>
        </w:rPr>
      </w:pPr>
      <w:r w:rsidRPr="005231D7">
        <w:rPr>
          <w:rFonts w:cstheme="minorHAnsi"/>
          <w:sz w:val="36"/>
          <w:szCs w:val="36"/>
        </w:rPr>
        <w:t>Definition: Software works but responds slowly or consumes too many resources.</w:t>
      </w:r>
    </w:p>
    <w:p w14:paraId="14EE59CB" w14:textId="77777777" w:rsidR="005231D7" w:rsidRPr="005231D7" w:rsidRDefault="005231D7" w:rsidP="005231D7">
      <w:pPr>
        <w:numPr>
          <w:ilvl w:val="0"/>
          <w:numId w:val="83"/>
        </w:numPr>
        <w:rPr>
          <w:rFonts w:cstheme="minorHAnsi"/>
          <w:sz w:val="36"/>
          <w:szCs w:val="36"/>
        </w:rPr>
      </w:pPr>
      <w:r w:rsidRPr="005231D7">
        <w:rPr>
          <w:rFonts w:cstheme="minorHAnsi"/>
          <w:sz w:val="36"/>
          <w:szCs w:val="36"/>
        </w:rPr>
        <w:t>Examples:</w:t>
      </w:r>
    </w:p>
    <w:p w14:paraId="16F778B8" w14:textId="77777777" w:rsidR="005231D7" w:rsidRPr="005231D7" w:rsidRDefault="005231D7" w:rsidP="005231D7">
      <w:pPr>
        <w:numPr>
          <w:ilvl w:val="1"/>
          <w:numId w:val="83"/>
        </w:numPr>
        <w:rPr>
          <w:rFonts w:cstheme="minorHAnsi"/>
          <w:sz w:val="36"/>
          <w:szCs w:val="36"/>
        </w:rPr>
      </w:pPr>
      <w:r w:rsidRPr="005231D7">
        <w:rPr>
          <w:rFonts w:cstheme="minorHAnsi"/>
          <w:sz w:val="36"/>
          <w:szCs w:val="36"/>
        </w:rPr>
        <w:t>A page takes too long to load.</w:t>
      </w:r>
    </w:p>
    <w:p w14:paraId="2EDEF89F" w14:textId="77777777" w:rsidR="005231D7" w:rsidRPr="005231D7" w:rsidRDefault="005231D7" w:rsidP="005231D7">
      <w:pPr>
        <w:numPr>
          <w:ilvl w:val="1"/>
          <w:numId w:val="83"/>
        </w:numPr>
        <w:rPr>
          <w:rFonts w:cstheme="minorHAnsi"/>
          <w:b/>
          <w:bCs/>
          <w:sz w:val="36"/>
          <w:szCs w:val="36"/>
        </w:rPr>
      </w:pPr>
      <w:r w:rsidRPr="005231D7">
        <w:rPr>
          <w:rFonts w:cstheme="minorHAnsi"/>
          <w:sz w:val="36"/>
          <w:szCs w:val="36"/>
        </w:rPr>
        <w:t>Application crashes under high load</w:t>
      </w:r>
      <w:r w:rsidRPr="005231D7">
        <w:rPr>
          <w:rFonts w:cstheme="minorHAnsi"/>
          <w:b/>
          <w:bCs/>
          <w:sz w:val="36"/>
          <w:szCs w:val="36"/>
        </w:rPr>
        <w:t>.</w:t>
      </w:r>
    </w:p>
    <w:p w14:paraId="6305F038" w14:textId="3AF4B411" w:rsidR="00323E01" w:rsidRPr="00323E01" w:rsidRDefault="00323E01" w:rsidP="00323E01">
      <w:pPr>
        <w:rPr>
          <w:rFonts w:cstheme="minorHAnsi"/>
          <w:b/>
          <w:bCs/>
          <w:sz w:val="36"/>
          <w:szCs w:val="36"/>
        </w:rPr>
      </w:pPr>
    </w:p>
    <w:p w14:paraId="0C2CC0C1" w14:textId="07703ABB" w:rsidR="00622343" w:rsidRDefault="00622343" w:rsidP="00622343">
      <w:pPr>
        <w:pStyle w:val="ListParagraph"/>
        <w:numPr>
          <w:ilvl w:val="0"/>
          <w:numId w:val="37"/>
        </w:numPr>
        <w:rPr>
          <w:rFonts w:cstheme="minorHAnsi"/>
          <w:b/>
          <w:bCs/>
          <w:sz w:val="36"/>
          <w:szCs w:val="36"/>
        </w:rPr>
      </w:pPr>
      <w:r>
        <w:rPr>
          <w:rFonts w:cstheme="minorHAnsi"/>
          <w:b/>
          <w:bCs/>
          <w:sz w:val="36"/>
          <w:szCs w:val="36"/>
        </w:rPr>
        <w:t>Advantage of Bugzilla</w:t>
      </w:r>
    </w:p>
    <w:p w14:paraId="7638ED5E" w14:textId="519E5859" w:rsidR="005231D7" w:rsidRPr="005231D7" w:rsidRDefault="005231D7" w:rsidP="005231D7">
      <w:pPr>
        <w:pStyle w:val="ListParagraph"/>
        <w:numPr>
          <w:ilvl w:val="0"/>
          <w:numId w:val="84"/>
        </w:numPr>
        <w:rPr>
          <w:rFonts w:cstheme="minorHAnsi"/>
          <w:sz w:val="36"/>
          <w:szCs w:val="36"/>
        </w:rPr>
      </w:pPr>
      <w:r w:rsidRPr="005231D7">
        <w:rPr>
          <w:rFonts w:cstheme="minorHAnsi"/>
          <w:sz w:val="36"/>
          <w:szCs w:val="36"/>
        </w:rPr>
        <w:t>Free and Open Source</w:t>
      </w:r>
    </w:p>
    <w:p w14:paraId="08F9650A" w14:textId="7B3BB4A5" w:rsidR="005231D7" w:rsidRPr="005231D7" w:rsidRDefault="005231D7" w:rsidP="005231D7">
      <w:pPr>
        <w:pStyle w:val="ListParagraph"/>
        <w:numPr>
          <w:ilvl w:val="0"/>
          <w:numId w:val="84"/>
        </w:numPr>
        <w:rPr>
          <w:rFonts w:cstheme="minorHAnsi"/>
          <w:sz w:val="36"/>
          <w:szCs w:val="36"/>
        </w:rPr>
      </w:pPr>
      <w:r w:rsidRPr="005231D7">
        <w:rPr>
          <w:rFonts w:cstheme="minorHAnsi"/>
          <w:sz w:val="36"/>
          <w:szCs w:val="36"/>
        </w:rPr>
        <w:t>Powerful Bug Tracking</w:t>
      </w:r>
    </w:p>
    <w:p w14:paraId="720C572F" w14:textId="69EA328A" w:rsidR="005231D7" w:rsidRPr="005231D7" w:rsidRDefault="005231D7" w:rsidP="005231D7">
      <w:pPr>
        <w:pStyle w:val="ListParagraph"/>
        <w:numPr>
          <w:ilvl w:val="0"/>
          <w:numId w:val="84"/>
        </w:numPr>
        <w:rPr>
          <w:rFonts w:cstheme="minorHAnsi"/>
          <w:sz w:val="36"/>
          <w:szCs w:val="36"/>
        </w:rPr>
      </w:pPr>
      <w:r w:rsidRPr="005231D7">
        <w:rPr>
          <w:rFonts w:cstheme="minorHAnsi"/>
          <w:sz w:val="36"/>
          <w:szCs w:val="36"/>
        </w:rPr>
        <w:t>Advanced Search and Reporting</w:t>
      </w:r>
    </w:p>
    <w:p w14:paraId="6378BE33" w14:textId="4802179E" w:rsidR="005231D7" w:rsidRPr="005231D7" w:rsidRDefault="005231D7" w:rsidP="005231D7">
      <w:pPr>
        <w:pStyle w:val="ListParagraph"/>
        <w:numPr>
          <w:ilvl w:val="0"/>
          <w:numId w:val="84"/>
        </w:numPr>
        <w:rPr>
          <w:rFonts w:cstheme="minorHAnsi"/>
          <w:sz w:val="36"/>
          <w:szCs w:val="36"/>
        </w:rPr>
      </w:pPr>
      <w:r w:rsidRPr="005231D7">
        <w:rPr>
          <w:rFonts w:cstheme="minorHAnsi"/>
          <w:sz w:val="36"/>
          <w:szCs w:val="36"/>
        </w:rPr>
        <w:t>Email Notifications and Watch Lists</w:t>
      </w:r>
    </w:p>
    <w:p w14:paraId="6E071E64" w14:textId="3A1E7863" w:rsidR="005231D7" w:rsidRPr="005231D7" w:rsidRDefault="005231D7" w:rsidP="005231D7">
      <w:pPr>
        <w:pStyle w:val="ListParagraph"/>
        <w:numPr>
          <w:ilvl w:val="0"/>
          <w:numId w:val="84"/>
        </w:numPr>
        <w:rPr>
          <w:rFonts w:cstheme="minorHAnsi"/>
          <w:sz w:val="36"/>
          <w:szCs w:val="36"/>
        </w:rPr>
      </w:pPr>
      <w:r w:rsidRPr="005231D7">
        <w:rPr>
          <w:rFonts w:cstheme="minorHAnsi"/>
          <w:sz w:val="36"/>
          <w:szCs w:val="36"/>
        </w:rPr>
        <w:t>Customizable Workflow and Fields</w:t>
      </w:r>
    </w:p>
    <w:p w14:paraId="529118A8" w14:textId="015BE0EF" w:rsidR="005231D7" w:rsidRDefault="005231D7" w:rsidP="005231D7">
      <w:pPr>
        <w:pStyle w:val="ListParagraph"/>
        <w:numPr>
          <w:ilvl w:val="0"/>
          <w:numId w:val="84"/>
        </w:numPr>
        <w:rPr>
          <w:rFonts w:cstheme="minorHAnsi"/>
          <w:sz w:val="36"/>
          <w:szCs w:val="36"/>
        </w:rPr>
      </w:pPr>
      <w:r w:rsidRPr="005231D7">
        <w:rPr>
          <w:rFonts w:cstheme="minorHAnsi"/>
          <w:sz w:val="36"/>
          <w:szCs w:val="36"/>
        </w:rPr>
        <w:t>Role-Based Access Control</w:t>
      </w:r>
    </w:p>
    <w:p w14:paraId="7878D455" w14:textId="5D3FEC0D" w:rsidR="005231D7" w:rsidRDefault="005231D7" w:rsidP="005231D7">
      <w:pPr>
        <w:pStyle w:val="ListParagraph"/>
        <w:numPr>
          <w:ilvl w:val="0"/>
          <w:numId w:val="84"/>
        </w:numPr>
        <w:rPr>
          <w:rFonts w:cstheme="minorHAnsi"/>
          <w:sz w:val="36"/>
          <w:szCs w:val="36"/>
        </w:rPr>
      </w:pPr>
      <w:r>
        <w:rPr>
          <w:rFonts w:cstheme="minorHAnsi"/>
          <w:sz w:val="36"/>
          <w:szCs w:val="36"/>
        </w:rPr>
        <w:t>Integration capabilities</w:t>
      </w:r>
    </w:p>
    <w:p w14:paraId="1F5EE0AB" w14:textId="08E70C86" w:rsidR="005231D7" w:rsidRDefault="005231D7" w:rsidP="005231D7">
      <w:pPr>
        <w:pStyle w:val="ListParagraph"/>
        <w:numPr>
          <w:ilvl w:val="0"/>
          <w:numId w:val="84"/>
        </w:numPr>
        <w:rPr>
          <w:rFonts w:cstheme="minorHAnsi"/>
          <w:sz w:val="36"/>
          <w:szCs w:val="36"/>
        </w:rPr>
      </w:pPr>
      <w:r>
        <w:rPr>
          <w:rFonts w:cstheme="minorHAnsi"/>
          <w:sz w:val="36"/>
          <w:szCs w:val="36"/>
        </w:rPr>
        <w:t>Audit trail and history</w:t>
      </w:r>
    </w:p>
    <w:p w14:paraId="58E464B8" w14:textId="4C535588" w:rsidR="005231D7" w:rsidRDefault="005231D7" w:rsidP="005231D7">
      <w:pPr>
        <w:pStyle w:val="ListParagraph"/>
        <w:numPr>
          <w:ilvl w:val="0"/>
          <w:numId w:val="84"/>
        </w:numPr>
        <w:rPr>
          <w:rFonts w:cstheme="minorHAnsi"/>
          <w:sz w:val="36"/>
          <w:szCs w:val="36"/>
        </w:rPr>
      </w:pPr>
      <w:r>
        <w:rPr>
          <w:rFonts w:cstheme="minorHAnsi"/>
          <w:sz w:val="36"/>
          <w:szCs w:val="36"/>
        </w:rPr>
        <w:t>Email interface and APIs</w:t>
      </w:r>
    </w:p>
    <w:p w14:paraId="42A673BB" w14:textId="5147E2EB" w:rsidR="005231D7" w:rsidRPr="005231D7" w:rsidRDefault="005231D7" w:rsidP="005231D7">
      <w:pPr>
        <w:pStyle w:val="ListParagraph"/>
        <w:numPr>
          <w:ilvl w:val="0"/>
          <w:numId w:val="84"/>
        </w:numPr>
        <w:rPr>
          <w:rFonts w:cstheme="minorHAnsi"/>
          <w:sz w:val="36"/>
          <w:szCs w:val="36"/>
        </w:rPr>
      </w:pPr>
      <w:r>
        <w:rPr>
          <w:rFonts w:cstheme="minorHAnsi"/>
          <w:sz w:val="36"/>
          <w:szCs w:val="36"/>
        </w:rPr>
        <w:t>Mature and stable</w:t>
      </w:r>
    </w:p>
    <w:p w14:paraId="46C9E749" w14:textId="77777777" w:rsidR="005231D7" w:rsidRPr="005231D7" w:rsidRDefault="005231D7" w:rsidP="005231D7">
      <w:pPr>
        <w:pStyle w:val="ListParagraph"/>
        <w:ind w:left="502"/>
        <w:rPr>
          <w:rFonts w:cstheme="minorHAnsi"/>
          <w:sz w:val="36"/>
          <w:szCs w:val="36"/>
        </w:rPr>
      </w:pPr>
    </w:p>
    <w:p w14:paraId="7B13FAE9" w14:textId="17BF32DF" w:rsidR="00622343" w:rsidRDefault="00622343" w:rsidP="00622343">
      <w:pPr>
        <w:pStyle w:val="ListParagraph"/>
        <w:numPr>
          <w:ilvl w:val="0"/>
          <w:numId w:val="37"/>
        </w:numPr>
        <w:rPr>
          <w:rFonts w:cstheme="minorHAnsi"/>
          <w:b/>
          <w:bCs/>
          <w:sz w:val="36"/>
          <w:szCs w:val="36"/>
        </w:rPr>
      </w:pPr>
      <w:r>
        <w:rPr>
          <w:rFonts w:cstheme="minorHAnsi"/>
          <w:b/>
          <w:bCs/>
          <w:sz w:val="36"/>
          <w:szCs w:val="36"/>
        </w:rPr>
        <w:t>What are the different methodologies in Agile development model?</w:t>
      </w:r>
    </w:p>
    <w:p w14:paraId="1F83C67B" w14:textId="64044938" w:rsidR="005231D7" w:rsidRDefault="00397B79" w:rsidP="005231D7">
      <w:pPr>
        <w:pStyle w:val="ListParagraph"/>
        <w:numPr>
          <w:ilvl w:val="0"/>
          <w:numId w:val="85"/>
        </w:numPr>
        <w:rPr>
          <w:rFonts w:cstheme="minorHAnsi"/>
          <w:sz w:val="36"/>
          <w:szCs w:val="36"/>
        </w:rPr>
      </w:pPr>
      <w:r w:rsidRPr="00397B79">
        <w:rPr>
          <w:rFonts w:cstheme="minorHAnsi"/>
          <w:sz w:val="36"/>
          <w:szCs w:val="36"/>
        </w:rPr>
        <w:t xml:space="preserve">In Agile development, there are several methodologies (also called frameworks or approaches) that teams use to implement Agile principles. Each has its own structure, practices, and strengths, but all align with the Agile </w:t>
      </w:r>
      <w:r w:rsidRPr="00397B79">
        <w:rPr>
          <w:rFonts w:cstheme="minorHAnsi"/>
          <w:sz w:val="36"/>
          <w:szCs w:val="36"/>
        </w:rPr>
        <w:lastRenderedPageBreak/>
        <w:t>Manifesto’s core values: collaboration, adaptability, working software, and customer focus.</w:t>
      </w:r>
    </w:p>
    <w:p w14:paraId="1878ACCA" w14:textId="30586103" w:rsidR="00397B79" w:rsidRPr="00397B79" w:rsidRDefault="00397B79" w:rsidP="005231D7">
      <w:pPr>
        <w:pStyle w:val="ListParagraph"/>
        <w:numPr>
          <w:ilvl w:val="0"/>
          <w:numId w:val="85"/>
        </w:numPr>
        <w:rPr>
          <w:rFonts w:cstheme="minorHAnsi"/>
          <w:sz w:val="36"/>
          <w:szCs w:val="36"/>
        </w:rPr>
      </w:pPr>
      <w:r w:rsidRPr="00397B79">
        <w:rPr>
          <w:rFonts w:cstheme="minorHAnsi"/>
          <w:sz w:val="36"/>
          <w:szCs w:val="36"/>
        </w:rPr>
        <w:t>Scrum</w:t>
      </w:r>
    </w:p>
    <w:p w14:paraId="293834DC" w14:textId="195E1500" w:rsidR="00397B79" w:rsidRDefault="00397B79" w:rsidP="005231D7">
      <w:pPr>
        <w:pStyle w:val="ListParagraph"/>
        <w:numPr>
          <w:ilvl w:val="0"/>
          <w:numId w:val="85"/>
        </w:numPr>
        <w:rPr>
          <w:rFonts w:cstheme="minorHAnsi"/>
          <w:sz w:val="36"/>
          <w:szCs w:val="36"/>
        </w:rPr>
      </w:pPr>
      <w:r w:rsidRPr="00397B79">
        <w:rPr>
          <w:rFonts w:cstheme="minorHAnsi"/>
          <w:sz w:val="36"/>
          <w:szCs w:val="36"/>
        </w:rPr>
        <w:t>Kanban</w:t>
      </w:r>
    </w:p>
    <w:p w14:paraId="42A3F01B" w14:textId="31112AEB" w:rsidR="00397B79" w:rsidRDefault="00397B79" w:rsidP="005231D7">
      <w:pPr>
        <w:pStyle w:val="ListParagraph"/>
        <w:numPr>
          <w:ilvl w:val="0"/>
          <w:numId w:val="85"/>
        </w:numPr>
        <w:rPr>
          <w:rFonts w:cstheme="minorHAnsi"/>
          <w:sz w:val="36"/>
          <w:szCs w:val="36"/>
        </w:rPr>
      </w:pPr>
      <w:r w:rsidRPr="00397B79">
        <w:rPr>
          <w:rFonts w:cstheme="minorHAnsi"/>
          <w:sz w:val="36"/>
          <w:szCs w:val="36"/>
        </w:rPr>
        <w:t>Extreme Programming (XP)</w:t>
      </w:r>
    </w:p>
    <w:p w14:paraId="09D1CCFE" w14:textId="52B38E6F" w:rsidR="00397B79" w:rsidRDefault="00397B79" w:rsidP="005231D7">
      <w:pPr>
        <w:pStyle w:val="ListParagraph"/>
        <w:numPr>
          <w:ilvl w:val="0"/>
          <w:numId w:val="85"/>
        </w:numPr>
        <w:rPr>
          <w:rFonts w:cstheme="minorHAnsi"/>
          <w:sz w:val="36"/>
          <w:szCs w:val="36"/>
        </w:rPr>
      </w:pPr>
      <w:r w:rsidRPr="00397B79">
        <w:rPr>
          <w:rFonts w:cstheme="minorHAnsi"/>
          <w:sz w:val="36"/>
          <w:szCs w:val="36"/>
        </w:rPr>
        <w:t>Lean Software Development</w:t>
      </w:r>
    </w:p>
    <w:p w14:paraId="503DDD2B" w14:textId="39709859" w:rsidR="00397B79" w:rsidRDefault="00397B79" w:rsidP="005231D7">
      <w:pPr>
        <w:pStyle w:val="ListParagraph"/>
        <w:numPr>
          <w:ilvl w:val="0"/>
          <w:numId w:val="85"/>
        </w:numPr>
        <w:rPr>
          <w:rFonts w:cstheme="minorHAnsi"/>
          <w:sz w:val="36"/>
          <w:szCs w:val="36"/>
        </w:rPr>
      </w:pPr>
      <w:r w:rsidRPr="00397B79">
        <w:rPr>
          <w:rFonts w:cstheme="minorHAnsi"/>
          <w:sz w:val="36"/>
          <w:szCs w:val="36"/>
        </w:rPr>
        <w:t>Crystal Methodology</w:t>
      </w:r>
    </w:p>
    <w:p w14:paraId="5C988742" w14:textId="1F76283F" w:rsidR="00397B79" w:rsidRDefault="00397B79" w:rsidP="005231D7">
      <w:pPr>
        <w:pStyle w:val="ListParagraph"/>
        <w:numPr>
          <w:ilvl w:val="0"/>
          <w:numId w:val="85"/>
        </w:numPr>
        <w:rPr>
          <w:rFonts w:cstheme="minorHAnsi"/>
          <w:sz w:val="36"/>
          <w:szCs w:val="36"/>
        </w:rPr>
      </w:pPr>
      <w:r>
        <w:rPr>
          <w:rFonts w:cstheme="minorHAnsi"/>
          <w:sz w:val="36"/>
          <w:szCs w:val="36"/>
        </w:rPr>
        <w:t>Future driven development</w:t>
      </w:r>
    </w:p>
    <w:p w14:paraId="078846E3" w14:textId="5AC6F9EC" w:rsidR="00397B79" w:rsidRDefault="00397B79" w:rsidP="005231D7">
      <w:pPr>
        <w:pStyle w:val="ListParagraph"/>
        <w:numPr>
          <w:ilvl w:val="0"/>
          <w:numId w:val="85"/>
        </w:numPr>
        <w:rPr>
          <w:rFonts w:cstheme="minorHAnsi"/>
          <w:sz w:val="36"/>
          <w:szCs w:val="36"/>
        </w:rPr>
      </w:pPr>
      <w:r w:rsidRPr="00397B79">
        <w:rPr>
          <w:rFonts w:cstheme="minorHAnsi"/>
          <w:sz w:val="36"/>
          <w:szCs w:val="36"/>
        </w:rPr>
        <w:t>Agile Unified Process (AUP)</w:t>
      </w:r>
    </w:p>
    <w:p w14:paraId="19D6ABB0" w14:textId="0275E0A0" w:rsidR="00397B79" w:rsidRDefault="00397B79" w:rsidP="005231D7">
      <w:pPr>
        <w:pStyle w:val="ListParagraph"/>
        <w:numPr>
          <w:ilvl w:val="0"/>
          <w:numId w:val="85"/>
        </w:numPr>
        <w:rPr>
          <w:rFonts w:cstheme="minorHAnsi"/>
          <w:sz w:val="36"/>
          <w:szCs w:val="36"/>
        </w:rPr>
      </w:pPr>
      <w:r w:rsidRPr="00397B79">
        <w:rPr>
          <w:rFonts w:cstheme="minorHAnsi"/>
          <w:sz w:val="36"/>
          <w:szCs w:val="36"/>
        </w:rPr>
        <w:t>Disciplined Agile Delivery (DAD)</w:t>
      </w:r>
    </w:p>
    <w:p w14:paraId="2DA3C4C1" w14:textId="77777777" w:rsidR="00397B79" w:rsidRPr="00397B79" w:rsidRDefault="00397B79" w:rsidP="00397B79">
      <w:pPr>
        <w:pStyle w:val="ListParagraph"/>
        <w:ind w:left="502"/>
        <w:rPr>
          <w:rFonts w:cstheme="minorHAnsi"/>
          <w:sz w:val="36"/>
          <w:szCs w:val="36"/>
        </w:rPr>
      </w:pPr>
    </w:p>
    <w:p w14:paraId="700901CF" w14:textId="60608AE0" w:rsidR="00622343" w:rsidRDefault="00622343" w:rsidP="00622343">
      <w:pPr>
        <w:pStyle w:val="ListParagraph"/>
        <w:numPr>
          <w:ilvl w:val="0"/>
          <w:numId w:val="37"/>
        </w:numPr>
        <w:rPr>
          <w:rFonts w:cstheme="minorHAnsi"/>
          <w:b/>
          <w:bCs/>
          <w:sz w:val="36"/>
          <w:szCs w:val="36"/>
        </w:rPr>
      </w:pPr>
      <w:r>
        <w:rPr>
          <w:rFonts w:cstheme="minorHAnsi"/>
          <w:b/>
          <w:bCs/>
          <w:sz w:val="36"/>
          <w:szCs w:val="36"/>
        </w:rPr>
        <w:t xml:space="preserve"> Explain the difference between Authorization</w:t>
      </w:r>
      <w:r w:rsidR="00397B79">
        <w:rPr>
          <w:rFonts w:cstheme="minorHAnsi"/>
          <w:b/>
          <w:bCs/>
          <w:sz w:val="36"/>
          <w:szCs w:val="36"/>
        </w:rPr>
        <w:t xml:space="preserve"> and authentication</w:t>
      </w:r>
      <w:r>
        <w:rPr>
          <w:rFonts w:cstheme="minorHAnsi"/>
          <w:b/>
          <w:bCs/>
          <w:sz w:val="36"/>
          <w:szCs w:val="36"/>
        </w:rPr>
        <w:t xml:space="preserve"> in web testing. What are the common problems faced in web testing?</w:t>
      </w:r>
    </w:p>
    <w:tbl>
      <w:tblPr>
        <w:tblStyle w:val="TableGrid"/>
        <w:tblW w:w="9923" w:type="dxa"/>
        <w:tblInd w:w="-289" w:type="dxa"/>
        <w:tblLook w:val="04A0" w:firstRow="1" w:lastRow="0" w:firstColumn="1" w:lastColumn="0" w:noHBand="0" w:noVBand="1"/>
      </w:tblPr>
      <w:tblGrid>
        <w:gridCol w:w="2447"/>
        <w:gridCol w:w="3928"/>
        <w:gridCol w:w="3548"/>
      </w:tblGrid>
      <w:tr w:rsidR="00397B79" w:rsidRPr="00972969" w14:paraId="1EA5B1FA" w14:textId="77777777" w:rsidTr="00972969">
        <w:tc>
          <w:tcPr>
            <w:tcW w:w="2447" w:type="dxa"/>
          </w:tcPr>
          <w:p w14:paraId="4839E98F" w14:textId="17B1EF15" w:rsidR="00397B79" w:rsidRPr="00972969" w:rsidRDefault="00397B79" w:rsidP="00397B79">
            <w:pPr>
              <w:pStyle w:val="ListParagraph"/>
              <w:ind w:left="0"/>
              <w:rPr>
                <w:rFonts w:cstheme="minorHAnsi"/>
                <w:sz w:val="36"/>
                <w:szCs w:val="36"/>
              </w:rPr>
            </w:pPr>
            <w:r w:rsidRPr="00972969">
              <w:rPr>
                <w:rFonts w:cstheme="minorHAnsi"/>
                <w:sz w:val="36"/>
                <w:szCs w:val="36"/>
              </w:rPr>
              <w:t>Points</w:t>
            </w:r>
          </w:p>
        </w:tc>
        <w:tc>
          <w:tcPr>
            <w:tcW w:w="3928" w:type="dxa"/>
          </w:tcPr>
          <w:p w14:paraId="70C1F09B" w14:textId="2FC0D6CE" w:rsidR="00397B79" w:rsidRPr="00972969" w:rsidRDefault="00397B79" w:rsidP="00397B79">
            <w:pPr>
              <w:pStyle w:val="ListParagraph"/>
              <w:ind w:left="0"/>
              <w:rPr>
                <w:rFonts w:cstheme="minorHAnsi"/>
                <w:sz w:val="36"/>
                <w:szCs w:val="36"/>
              </w:rPr>
            </w:pPr>
            <w:r w:rsidRPr="00972969">
              <w:rPr>
                <w:rFonts w:cstheme="minorHAnsi"/>
                <w:sz w:val="36"/>
                <w:szCs w:val="36"/>
              </w:rPr>
              <w:t>Authorization</w:t>
            </w:r>
          </w:p>
        </w:tc>
        <w:tc>
          <w:tcPr>
            <w:tcW w:w="3548" w:type="dxa"/>
          </w:tcPr>
          <w:p w14:paraId="5B386C75" w14:textId="4458F874" w:rsidR="00397B79" w:rsidRPr="00972969" w:rsidRDefault="00397B79" w:rsidP="00397B79">
            <w:pPr>
              <w:ind w:left="142"/>
              <w:rPr>
                <w:rFonts w:cstheme="minorHAnsi"/>
                <w:sz w:val="36"/>
                <w:szCs w:val="36"/>
              </w:rPr>
            </w:pPr>
            <w:r w:rsidRPr="00972969">
              <w:rPr>
                <w:rFonts w:cstheme="minorHAnsi"/>
                <w:sz w:val="36"/>
                <w:szCs w:val="36"/>
              </w:rPr>
              <w:t>Authentication</w:t>
            </w:r>
          </w:p>
        </w:tc>
      </w:tr>
      <w:tr w:rsidR="00397B79" w14:paraId="47DC6738" w14:textId="77777777" w:rsidTr="00972969">
        <w:tc>
          <w:tcPr>
            <w:tcW w:w="2447" w:type="dxa"/>
          </w:tcPr>
          <w:p w14:paraId="55A985C2" w14:textId="3D8EBF7C" w:rsidR="00397B79" w:rsidRPr="00972969" w:rsidRDefault="00972969" w:rsidP="00397B79">
            <w:pPr>
              <w:pStyle w:val="ListParagraph"/>
              <w:ind w:left="0"/>
              <w:rPr>
                <w:rFonts w:cstheme="minorHAnsi"/>
                <w:sz w:val="36"/>
                <w:szCs w:val="36"/>
              </w:rPr>
            </w:pPr>
            <w:r w:rsidRPr="00972969">
              <w:rPr>
                <w:rFonts w:cstheme="minorHAnsi"/>
                <w:sz w:val="36"/>
                <w:szCs w:val="36"/>
              </w:rPr>
              <w:t>Definition</w:t>
            </w:r>
          </w:p>
        </w:tc>
        <w:tc>
          <w:tcPr>
            <w:tcW w:w="3928" w:type="dxa"/>
          </w:tcPr>
          <w:p w14:paraId="637D3752" w14:textId="5364FF92" w:rsidR="00397B79" w:rsidRPr="00972969" w:rsidRDefault="00972969" w:rsidP="00397B79">
            <w:pPr>
              <w:pStyle w:val="ListParagraph"/>
              <w:ind w:left="0"/>
              <w:rPr>
                <w:rFonts w:cstheme="minorHAnsi"/>
                <w:sz w:val="36"/>
                <w:szCs w:val="36"/>
              </w:rPr>
            </w:pPr>
            <w:r w:rsidRPr="00972969">
              <w:rPr>
                <w:rFonts w:cstheme="minorHAnsi"/>
                <w:sz w:val="36"/>
                <w:szCs w:val="36"/>
              </w:rPr>
              <w:t>Verifies who the user is.</w:t>
            </w:r>
          </w:p>
        </w:tc>
        <w:tc>
          <w:tcPr>
            <w:tcW w:w="3548" w:type="dxa"/>
          </w:tcPr>
          <w:p w14:paraId="55C02871" w14:textId="76DFF64F" w:rsidR="00397B79" w:rsidRPr="00972969" w:rsidRDefault="00972969" w:rsidP="00397B79">
            <w:pPr>
              <w:pStyle w:val="ListParagraph"/>
              <w:ind w:left="0"/>
              <w:rPr>
                <w:rFonts w:cstheme="minorHAnsi"/>
                <w:sz w:val="36"/>
                <w:szCs w:val="36"/>
              </w:rPr>
            </w:pPr>
            <w:r w:rsidRPr="00972969">
              <w:rPr>
                <w:rFonts w:cstheme="minorHAnsi"/>
                <w:sz w:val="36"/>
                <w:szCs w:val="36"/>
              </w:rPr>
              <w:t>Determines what the user is allowed to do.</w:t>
            </w:r>
          </w:p>
        </w:tc>
      </w:tr>
      <w:tr w:rsidR="00397B79" w14:paraId="157BA8AC" w14:textId="77777777" w:rsidTr="00972969">
        <w:tc>
          <w:tcPr>
            <w:tcW w:w="2447" w:type="dxa"/>
          </w:tcPr>
          <w:p w14:paraId="6D70A5F5" w14:textId="252E73C7" w:rsidR="00397B79" w:rsidRPr="00972969" w:rsidRDefault="00972969" w:rsidP="00397B79">
            <w:pPr>
              <w:pStyle w:val="ListParagraph"/>
              <w:ind w:left="0"/>
              <w:rPr>
                <w:rFonts w:cstheme="minorHAnsi"/>
                <w:sz w:val="36"/>
                <w:szCs w:val="36"/>
              </w:rPr>
            </w:pPr>
            <w:r w:rsidRPr="00972969">
              <w:rPr>
                <w:rFonts w:cstheme="minorHAnsi"/>
                <w:sz w:val="36"/>
                <w:szCs w:val="36"/>
              </w:rPr>
              <w:t>Purpose</w:t>
            </w:r>
          </w:p>
        </w:tc>
        <w:tc>
          <w:tcPr>
            <w:tcW w:w="3928" w:type="dxa"/>
          </w:tcPr>
          <w:p w14:paraId="159BA74F" w14:textId="72B40B22" w:rsidR="00397B79" w:rsidRPr="00972969" w:rsidRDefault="00972969" w:rsidP="00397B79">
            <w:pPr>
              <w:pStyle w:val="ListParagraph"/>
              <w:ind w:left="0"/>
              <w:rPr>
                <w:rFonts w:cstheme="minorHAnsi"/>
                <w:sz w:val="36"/>
                <w:szCs w:val="36"/>
              </w:rPr>
            </w:pPr>
            <w:r w:rsidRPr="00972969">
              <w:rPr>
                <w:rFonts w:cstheme="minorHAnsi"/>
                <w:sz w:val="36"/>
                <w:szCs w:val="36"/>
              </w:rPr>
              <w:t>Confirms the user’s identity.</w:t>
            </w:r>
          </w:p>
        </w:tc>
        <w:tc>
          <w:tcPr>
            <w:tcW w:w="3548" w:type="dxa"/>
          </w:tcPr>
          <w:p w14:paraId="0F6E4C8E" w14:textId="24AFB8D5" w:rsidR="00397B79" w:rsidRPr="00972969" w:rsidRDefault="00972969" w:rsidP="00397B79">
            <w:pPr>
              <w:pStyle w:val="ListParagraph"/>
              <w:ind w:left="0"/>
              <w:rPr>
                <w:rFonts w:cstheme="minorHAnsi"/>
                <w:sz w:val="36"/>
                <w:szCs w:val="36"/>
              </w:rPr>
            </w:pPr>
            <w:r w:rsidRPr="00972969">
              <w:rPr>
                <w:rFonts w:cstheme="minorHAnsi"/>
                <w:sz w:val="36"/>
                <w:szCs w:val="36"/>
              </w:rPr>
              <w:t>Grants or restricts access to resources or actions.</w:t>
            </w:r>
          </w:p>
        </w:tc>
      </w:tr>
      <w:tr w:rsidR="00397B79" w14:paraId="63A7C679" w14:textId="77777777" w:rsidTr="00972969">
        <w:tc>
          <w:tcPr>
            <w:tcW w:w="2447" w:type="dxa"/>
          </w:tcPr>
          <w:p w14:paraId="44029418" w14:textId="5437BFB7" w:rsidR="00397B79" w:rsidRPr="00972969" w:rsidRDefault="00972969" w:rsidP="00397B79">
            <w:pPr>
              <w:pStyle w:val="ListParagraph"/>
              <w:ind w:left="0"/>
              <w:rPr>
                <w:rFonts w:cstheme="minorHAnsi"/>
                <w:sz w:val="36"/>
                <w:szCs w:val="36"/>
              </w:rPr>
            </w:pPr>
            <w:r w:rsidRPr="00972969">
              <w:rPr>
                <w:rFonts w:cstheme="minorHAnsi"/>
                <w:sz w:val="36"/>
                <w:szCs w:val="36"/>
              </w:rPr>
              <w:t>Happens When?</w:t>
            </w:r>
          </w:p>
        </w:tc>
        <w:tc>
          <w:tcPr>
            <w:tcW w:w="3928" w:type="dxa"/>
          </w:tcPr>
          <w:p w14:paraId="31F82CBE" w14:textId="306468BD" w:rsidR="00397B79" w:rsidRPr="00972969" w:rsidRDefault="00972969" w:rsidP="00397B79">
            <w:pPr>
              <w:pStyle w:val="ListParagraph"/>
              <w:ind w:left="0"/>
              <w:rPr>
                <w:rFonts w:cstheme="minorHAnsi"/>
                <w:sz w:val="36"/>
                <w:szCs w:val="36"/>
              </w:rPr>
            </w:pPr>
            <w:r w:rsidRPr="00972969">
              <w:rPr>
                <w:rFonts w:cstheme="minorHAnsi"/>
                <w:sz w:val="36"/>
                <w:szCs w:val="36"/>
              </w:rPr>
              <w:t>Before authorization. It’s the first step.</w:t>
            </w:r>
          </w:p>
        </w:tc>
        <w:tc>
          <w:tcPr>
            <w:tcW w:w="3548" w:type="dxa"/>
          </w:tcPr>
          <w:p w14:paraId="18D94E91" w14:textId="189D1454" w:rsidR="00397B79" w:rsidRPr="00972969" w:rsidRDefault="00972969" w:rsidP="00397B79">
            <w:pPr>
              <w:pStyle w:val="ListParagraph"/>
              <w:ind w:left="0"/>
              <w:rPr>
                <w:rFonts w:cstheme="minorHAnsi"/>
                <w:sz w:val="36"/>
                <w:szCs w:val="36"/>
              </w:rPr>
            </w:pPr>
            <w:r w:rsidRPr="00972969">
              <w:rPr>
                <w:rFonts w:cstheme="minorHAnsi"/>
                <w:sz w:val="36"/>
                <w:szCs w:val="36"/>
              </w:rPr>
              <w:t>After authentication. It happens only if the user is authenticated.</w:t>
            </w:r>
          </w:p>
        </w:tc>
      </w:tr>
      <w:tr w:rsidR="00397B79" w14:paraId="0A1137FB" w14:textId="77777777" w:rsidTr="00972969">
        <w:tc>
          <w:tcPr>
            <w:tcW w:w="2447" w:type="dxa"/>
          </w:tcPr>
          <w:p w14:paraId="3675F9D5" w14:textId="2138E91F" w:rsidR="00397B79" w:rsidRPr="00972969" w:rsidRDefault="00972969" w:rsidP="00397B79">
            <w:pPr>
              <w:pStyle w:val="ListParagraph"/>
              <w:ind w:left="0"/>
              <w:rPr>
                <w:rFonts w:cstheme="minorHAnsi"/>
                <w:sz w:val="36"/>
                <w:szCs w:val="36"/>
              </w:rPr>
            </w:pPr>
            <w:r w:rsidRPr="00972969">
              <w:rPr>
                <w:rFonts w:cstheme="minorHAnsi"/>
                <w:sz w:val="36"/>
                <w:szCs w:val="36"/>
              </w:rPr>
              <w:t>Test Focus</w:t>
            </w:r>
          </w:p>
        </w:tc>
        <w:tc>
          <w:tcPr>
            <w:tcW w:w="3928" w:type="dxa"/>
          </w:tcPr>
          <w:p w14:paraId="66FE2D1A" w14:textId="307956C7" w:rsidR="00397B79" w:rsidRPr="00972969" w:rsidRDefault="00972969" w:rsidP="00397B79">
            <w:pPr>
              <w:pStyle w:val="ListParagraph"/>
              <w:ind w:left="0"/>
              <w:rPr>
                <w:rFonts w:cstheme="minorHAnsi"/>
                <w:sz w:val="36"/>
                <w:szCs w:val="36"/>
              </w:rPr>
            </w:pPr>
            <w:r w:rsidRPr="00972969">
              <w:rPr>
                <w:rFonts w:cstheme="minorHAnsi"/>
                <w:sz w:val="36"/>
                <w:szCs w:val="36"/>
              </w:rPr>
              <w:t>Testing login functionality, multi-factor auth, session management.</w:t>
            </w:r>
          </w:p>
        </w:tc>
        <w:tc>
          <w:tcPr>
            <w:tcW w:w="3548" w:type="dxa"/>
          </w:tcPr>
          <w:p w14:paraId="40153EA6" w14:textId="556DF678" w:rsidR="00397B79" w:rsidRPr="00972969" w:rsidRDefault="00972969" w:rsidP="00397B79">
            <w:pPr>
              <w:pStyle w:val="ListParagraph"/>
              <w:ind w:left="0"/>
              <w:rPr>
                <w:rFonts w:cstheme="minorHAnsi"/>
                <w:sz w:val="36"/>
                <w:szCs w:val="36"/>
              </w:rPr>
            </w:pPr>
            <w:r w:rsidRPr="00972969">
              <w:rPr>
                <w:rFonts w:cstheme="minorHAnsi"/>
                <w:sz w:val="36"/>
                <w:szCs w:val="36"/>
              </w:rPr>
              <w:t>Testing access control, role-based restrictions, unauthorized access attempts.</w:t>
            </w:r>
          </w:p>
        </w:tc>
      </w:tr>
      <w:tr w:rsidR="00397B79" w14:paraId="05DCDCB0" w14:textId="77777777" w:rsidTr="00972969">
        <w:tc>
          <w:tcPr>
            <w:tcW w:w="2447" w:type="dxa"/>
          </w:tcPr>
          <w:p w14:paraId="519D4B36" w14:textId="658FAD52" w:rsidR="00397B79" w:rsidRPr="00972969" w:rsidRDefault="00972969" w:rsidP="00397B79">
            <w:pPr>
              <w:pStyle w:val="ListParagraph"/>
              <w:ind w:left="0"/>
              <w:rPr>
                <w:rFonts w:cstheme="minorHAnsi"/>
                <w:sz w:val="36"/>
                <w:szCs w:val="36"/>
              </w:rPr>
            </w:pPr>
            <w:r w:rsidRPr="00972969">
              <w:rPr>
                <w:rFonts w:cstheme="minorHAnsi"/>
                <w:sz w:val="36"/>
                <w:szCs w:val="36"/>
              </w:rPr>
              <w:lastRenderedPageBreak/>
              <w:t>Example</w:t>
            </w:r>
          </w:p>
        </w:tc>
        <w:tc>
          <w:tcPr>
            <w:tcW w:w="3928" w:type="dxa"/>
          </w:tcPr>
          <w:p w14:paraId="1A5B24D8" w14:textId="10707948" w:rsidR="00397B79" w:rsidRPr="00972969" w:rsidRDefault="00972969" w:rsidP="00972969">
            <w:pPr>
              <w:rPr>
                <w:rFonts w:cstheme="minorHAnsi"/>
                <w:sz w:val="36"/>
                <w:szCs w:val="36"/>
              </w:rPr>
            </w:pPr>
            <w:r w:rsidRPr="00972969">
              <w:rPr>
                <w:rFonts w:cstheme="minorHAnsi"/>
                <w:sz w:val="36"/>
                <w:szCs w:val="36"/>
              </w:rPr>
              <w:t>Entering username and password to log in.</w:t>
            </w:r>
          </w:p>
        </w:tc>
        <w:tc>
          <w:tcPr>
            <w:tcW w:w="3548" w:type="dxa"/>
          </w:tcPr>
          <w:p w14:paraId="35A13E39" w14:textId="22791BE7" w:rsidR="00397B79" w:rsidRPr="00972969" w:rsidRDefault="00972969" w:rsidP="00397B79">
            <w:pPr>
              <w:pStyle w:val="ListParagraph"/>
              <w:ind w:left="0"/>
              <w:rPr>
                <w:rFonts w:cstheme="minorHAnsi"/>
                <w:sz w:val="36"/>
                <w:szCs w:val="36"/>
              </w:rPr>
            </w:pPr>
            <w:r w:rsidRPr="00972969">
              <w:rPr>
                <w:rFonts w:cstheme="minorHAnsi"/>
                <w:sz w:val="36"/>
                <w:szCs w:val="36"/>
              </w:rPr>
              <w:t>Admin can edit settings, but a regular user cannot.</w:t>
            </w:r>
          </w:p>
        </w:tc>
      </w:tr>
    </w:tbl>
    <w:p w14:paraId="2407ACC8" w14:textId="77777777" w:rsidR="00397B79" w:rsidRDefault="00397B79" w:rsidP="00972969">
      <w:pPr>
        <w:pStyle w:val="ListParagraph"/>
        <w:ind w:left="502"/>
        <w:rPr>
          <w:rFonts w:cstheme="minorHAnsi"/>
          <w:b/>
          <w:bCs/>
          <w:sz w:val="36"/>
          <w:szCs w:val="36"/>
        </w:rPr>
      </w:pPr>
    </w:p>
    <w:p w14:paraId="208C07D6" w14:textId="2047772D" w:rsidR="00C11743" w:rsidRDefault="00C11743" w:rsidP="00622343">
      <w:pPr>
        <w:pStyle w:val="ListParagraph"/>
        <w:numPr>
          <w:ilvl w:val="0"/>
          <w:numId w:val="37"/>
        </w:numPr>
        <w:rPr>
          <w:rFonts w:cstheme="minorHAnsi"/>
          <w:b/>
          <w:bCs/>
          <w:sz w:val="36"/>
          <w:szCs w:val="36"/>
        </w:rPr>
      </w:pPr>
      <w:r>
        <w:rPr>
          <w:rFonts w:cstheme="minorHAnsi"/>
          <w:b/>
          <w:bCs/>
          <w:sz w:val="36"/>
          <w:szCs w:val="36"/>
        </w:rPr>
        <w:t>Create test cases on What’s app group chat.</w:t>
      </w:r>
    </w:p>
    <w:p w14:paraId="0F1E1C9E" w14:textId="32F6190D" w:rsidR="00CC0C6F" w:rsidRDefault="00CC0C6F" w:rsidP="00622343">
      <w:pPr>
        <w:pStyle w:val="ListParagraph"/>
        <w:numPr>
          <w:ilvl w:val="0"/>
          <w:numId w:val="37"/>
        </w:numPr>
        <w:rPr>
          <w:rFonts w:cstheme="minorHAnsi"/>
          <w:b/>
          <w:bCs/>
          <w:sz w:val="36"/>
          <w:szCs w:val="36"/>
        </w:rPr>
      </w:pPr>
      <w:hyperlink r:id="rId7" w:history="1">
        <w:r w:rsidRPr="00C71D83">
          <w:rPr>
            <w:rStyle w:val="Hyperlink"/>
            <w:rFonts w:cstheme="minorHAnsi"/>
            <w:b/>
            <w:bCs/>
            <w:sz w:val="36"/>
            <w:szCs w:val="36"/>
          </w:rPr>
          <w:t>https://docs.google.com/spreadsheets/d/1zTnr3OZ9MfnbJrb4E47d5-E1NXVeDAvcVwCAZNRh2fo/edit?usp=sharing</w:t>
        </w:r>
      </w:hyperlink>
    </w:p>
    <w:p w14:paraId="1968898A" w14:textId="77777777" w:rsidR="00CC0C6F" w:rsidRDefault="00CC0C6F" w:rsidP="00CC0C6F">
      <w:pPr>
        <w:pStyle w:val="ListParagraph"/>
        <w:ind w:left="360"/>
        <w:rPr>
          <w:rFonts w:cstheme="minorHAnsi"/>
          <w:b/>
          <w:bCs/>
          <w:sz w:val="36"/>
          <w:szCs w:val="36"/>
        </w:rPr>
      </w:pPr>
    </w:p>
    <w:p w14:paraId="4BEA6FFA" w14:textId="4F6A8B0F" w:rsidR="00C11743" w:rsidRDefault="00C11743" w:rsidP="00622343">
      <w:pPr>
        <w:pStyle w:val="ListParagraph"/>
        <w:numPr>
          <w:ilvl w:val="0"/>
          <w:numId w:val="37"/>
        </w:numPr>
        <w:rPr>
          <w:rFonts w:cstheme="minorHAnsi"/>
          <w:b/>
          <w:bCs/>
          <w:sz w:val="36"/>
          <w:szCs w:val="36"/>
        </w:rPr>
      </w:pPr>
      <w:r>
        <w:rPr>
          <w:rFonts w:cstheme="minorHAnsi"/>
          <w:b/>
          <w:bCs/>
          <w:sz w:val="36"/>
          <w:szCs w:val="36"/>
        </w:rPr>
        <w:t>Write a scenario of only What’s app chat messages.</w:t>
      </w:r>
    </w:p>
    <w:p w14:paraId="129B15B3" w14:textId="718E896C" w:rsidR="00972969" w:rsidRDefault="00972969" w:rsidP="00972969">
      <w:pPr>
        <w:pStyle w:val="ListParagraph"/>
        <w:numPr>
          <w:ilvl w:val="0"/>
          <w:numId w:val="87"/>
        </w:numPr>
        <w:rPr>
          <w:rFonts w:cstheme="minorHAnsi"/>
          <w:sz w:val="36"/>
          <w:szCs w:val="36"/>
          <w:u w:val="single"/>
        </w:rPr>
      </w:pPr>
      <w:r w:rsidRPr="00972969">
        <w:rPr>
          <w:rFonts w:cstheme="minorHAnsi"/>
          <w:sz w:val="36"/>
          <w:szCs w:val="36"/>
          <w:u w:val="single"/>
        </w:rPr>
        <w:t>Positive:</w:t>
      </w:r>
    </w:p>
    <w:p w14:paraId="63395005" w14:textId="79BADEC0" w:rsidR="00972969" w:rsidRPr="00972969" w:rsidRDefault="00972969" w:rsidP="00972969">
      <w:pPr>
        <w:pStyle w:val="ListParagraph"/>
        <w:numPr>
          <w:ilvl w:val="0"/>
          <w:numId w:val="87"/>
        </w:numPr>
        <w:rPr>
          <w:rFonts w:cstheme="minorHAnsi"/>
          <w:sz w:val="36"/>
          <w:szCs w:val="36"/>
          <w:u w:val="single"/>
        </w:rPr>
      </w:pPr>
      <w:r>
        <w:rPr>
          <w:rFonts w:cstheme="minorHAnsi"/>
          <w:sz w:val="36"/>
          <w:szCs w:val="36"/>
        </w:rPr>
        <w:t>Verify that the user can send messages to a contact</w:t>
      </w:r>
    </w:p>
    <w:p w14:paraId="545D6DE0" w14:textId="145B46E2" w:rsidR="00972969" w:rsidRPr="00972969" w:rsidRDefault="00972969" w:rsidP="00972969">
      <w:pPr>
        <w:pStyle w:val="ListParagraph"/>
        <w:numPr>
          <w:ilvl w:val="0"/>
          <w:numId w:val="87"/>
        </w:numPr>
        <w:rPr>
          <w:rFonts w:cstheme="minorHAnsi"/>
          <w:sz w:val="36"/>
          <w:szCs w:val="36"/>
          <w:u w:val="single"/>
        </w:rPr>
      </w:pPr>
      <w:r>
        <w:rPr>
          <w:rFonts w:cstheme="minorHAnsi"/>
          <w:sz w:val="36"/>
          <w:szCs w:val="36"/>
        </w:rPr>
        <w:t>Verifies that the recipient receives the message in real time</w:t>
      </w:r>
    </w:p>
    <w:p w14:paraId="7E922F6C" w14:textId="2AC883A5" w:rsidR="00972969" w:rsidRPr="00972969" w:rsidRDefault="00972969" w:rsidP="00972969">
      <w:pPr>
        <w:pStyle w:val="ListParagraph"/>
        <w:numPr>
          <w:ilvl w:val="0"/>
          <w:numId w:val="87"/>
        </w:numPr>
        <w:rPr>
          <w:rFonts w:cstheme="minorHAnsi"/>
          <w:sz w:val="36"/>
          <w:szCs w:val="36"/>
          <w:u w:val="single"/>
        </w:rPr>
      </w:pPr>
      <w:r>
        <w:rPr>
          <w:rFonts w:cstheme="minorHAnsi"/>
          <w:sz w:val="36"/>
          <w:szCs w:val="36"/>
        </w:rPr>
        <w:t>Verify messages timestamps are shown correctly</w:t>
      </w:r>
    </w:p>
    <w:p w14:paraId="68E00B4B" w14:textId="07FABE9E" w:rsidR="00972969" w:rsidRPr="00985CD4" w:rsidRDefault="00985CD4" w:rsidP="00972969">
      <w:pPr>
        <w:pStyle w:val="ListParagraph"/>
        <w:numPr>
          <w:ilvl w:val="0"/>
          <w:numId w:val="87"/>
        </w:numPr>
        <w:rPr>
          <w:rFonts w:cstheme="minorHAnsi"/>
          <w:sz w:val="36"/>
          <w:szCs w:val="36"/>
          <w:u w:val="single"/>
        </w:rPr>
      </w:pPr>
      <w:r>
        <w:rPr>
          <w:rFonts w:cstheme="minorHAnsi"/>
          <w:sz w:val="36"/>
          <w:szCs w:val="36"/>
        </w:rPr>
        <w:t>Verify delivery ticks</w:t>
      </w:r>
    </w:p>
    <w:p w14:paraId="7FF8C5FE" w14:textId="64991AE0"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Verify sending and receiving text messages, images, location, contact, emojis, GIFs</w:t>
      </w:r>
    </w:p>
    <w:p w14:paraId="4D3AAA9D" w14:textId="73935604"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Verify user can reply to specific messages</w:t>
      </w:r>
    </w:p>
    <w:p w14:paraId="1FBA5F3B" w14:textId="1D0F1B44"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Verify message can be forwarded to another chat</w:t>
      </w:r>
    </w:p>
    <w:p w14:paraId="79ADC7D7" w14:textId="467118ED"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Verify camera and gallery access when attaching image</w:t>
      </w:r>
    </w:p>
    <w:p w14:paraId="60AF775D" w14:textId="570B049B"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Verify typing status appears when others are typing</w:t>
      </w:r>
    </w:p>
    <w:p w14:paraId="47838E31" w14:textId="248CE74C" w:rsidR="00985CD4" w:rsidRDefault="00985CD4" w:rsidP="00972969">
      <w:pPr>
        <w:pStyle w:val="ListParagraph"/>
        <w:numPr>
          <w:ilvl w:val="0"/>
          <w:numId w:val="87"/>
        </w:numPr>
        <w:rPr>
          <w:rFonts w:cstheme="minorHAnsi"/>
          <w:sz w:val="36"/>
          <w:szCs w:val="36"/>
          <w:u w:val="single"/>
        </w:rPr>
      </w:pPr>
      <w:r w:rsidRPr="00985CD4">
        <w:rPr>
          <w:rFonts w:cstheme="minorHAnsi"/>
          <w:sz w:val="36"/>
          <w:szCs w:val="36"/>
          <w:u w:val="single"/>
        </w:rPr>
        <w:t>Negative:</w:t>
      </w:r>
    </w:p>
    <w:p w14:paraId="192A4EDF" w14:textId="1B1F9C8B"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Try to send message with no internet connection</w:t>
      </w:r>
    </w:p>
    <w:p w14:paraId="7A94F904" w14:textId="7F73571A"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Try sending message to a deleted contact or blocked user</w:t>
      </w:r>
    </w:p>
    <w:p w14:paraId="139E373A" w14:textId="458FFEB3"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Try sending empty text</w:t>
      </w:r>
    </w:p>
    <w:p w14:paraId="4B1B7BAA" w14:textId="61182399"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Try sending unsupported file types</w:t>
      </w:r>
    </w:p>
    <w:p w14:paraId="730EB448" w14:textId="4567AA12"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Try to forward deleted message</w:t>
      </w:r>
    </w:p>
    <w:p w14:paraId="1AEB76DD" w14:textId="4C0847D8"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lastRenderedPageBreak/>
        <w:t>Try to send voice message with no microphone permission</w:t>
      </w:r>
    </w:p>
    <w:p w14:paraId="76DDD518" w14:textId="0FE6BF09"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Attach file/video larger than allowed size</w:t>
      </w:r>
    </w:p>
    <w:p w14:paraId="60BB9BB5" w14:textId="77CD677F" w:rsidR="00985CD4" w:rsidRPr="00985CD4" w:rsidRDefault="00985CD4" w:rsidP="00972969">
      <w:pPr>
        <w:pStyle w:val="ListParagraph"/>
        <w:numPr>
          <w:ilvl w:val="0"/>
          <w:numId w:val="87"/>
        </w:numPr>
        <w:rPr>
          <w:rFonts w:cstheme="minorHAnsi"/>
          <w:sz w:val="36"/>
          <w:szCs w:val="36"/>
          <w:u w:val="single"/>
        </w:rPr>
      </w:pPr>
      <w:r>
        <w:rPr>
          <w:rFonts w:cstheme="minorHAnsi"/>
          <w:sz w:val="36"/>
          <w:szCs w:val="36"/>
        </w:rPr>
        <w:t>Try replying to a deleted message</w:t>
      </w:r>
    </w:p>
    <w:p w14:paraId="428321B4" w14:textId="77777777" w:rsidR="00985CD4" w:rsidRPr="00985CD4" w:rsidRDefault="00985CD4" w:rsidP="00985CD4">
      <w:pPr>
        <w:pStyle w:val="ListParagraph"/>
        <w:ind w:left="502"/>
        <w:rPr>
          <w:rFonts w:cstheme="minorHAnsi"/>
          <w:sz w:val="36"/>
          <w:szCs w:val="36"/>
          <w:u w:val="single"/>
        </w:rPr>
      </w:pPr>
    </w:p>
    <w:p w14:paraId="64317055" w14:textId="7C78EA27" w:rsidR="00C11743" w:rsidRDefault="00C11743" w:rsidP="00622343">
      <w:pPr>
        <w:pStyle w:val="ListParagraph"/>
        <w:numPr>
          <w:ilvl w:val="0"/>
          <w:numId w:val="37"/>
        </w:numPr>
        <w:rPr>
          <w:rFonts w:cstheme="minorHAnsi"/>
          <w:b/>
          <w:bCs/>
          <w:sz w:val="36"/>
          <w:szCs w:val="36"/>
        </w:rPr>
      </w:pPr>
      <w:r>
        <w:rPr>
          <w:rFonts w:cstheme="minorHAnsi"/>
          <w:b/>
          <w:bCs/>
          <w:sz w:val="36"/>
          <w:szCs w:val="36"/>
        </w:rPr>
        <w:t>Write scenarios of a pen.</w:t>
      </w:r>
    </w:p>
    <w:p w14:paraId="517BEE6E" w14:textId="15DB41AA" w:rsidR="00C11743" w:rsidRDefault="00C11743" w:rsidP="00C11743">
      <w:pPr>
        <w:pStyle w:val="ListParagraph"/>
        <w:numPr>
          <w:ilvl w:val="0"/>
          <w:numId w:val="55"/>
        </w:numPr>
        <w:rPr>
          <w:rFonts w:cstheme="minorHAnsi"/>
          <w:sz w:val="36"/>
          <w:szCs w:val="36"/>
        </w:rPr>
      </w:pPr>
      <w:r w:rsidRPr="00C11743">
        <w:rPr>
          <w:rFonts w:cstheme="minorHAnsi"/>
          <w:sz w:val="36"/>
          <w:szCs w:val="36"/>
        </w:rPr>
        <w:t>Check if the pen writes smoothly on paper.</w:t>
      </w:r>
    </w:p>
    <w:p w14:paraId="50E8152E" w14:textId="0D2F55E9" w:rsidR="00C11743" w:rsidRPr="00C11743" w:rsidRDefault="00C11743" w:rsidP="00C11743">
      <w:pPr>
        <w:pStyle w:val="ListParagraph"/>
        <w:numPr>
          <w:ilvl w:val="0"/>
          <w:numId w:val="55"/>
        </w:numPr>
        <w:rPr>
          <w:rFonts w:cstheme="minorHAnsi"/>
          <w:sz w:val="36"/>
          <w:szCs w:val="36"/>
        </w:rPr>
      </w:pPr>
      <w:r w:rsidRPr="00C11743">
        <w:rPr>
          <w:rFonts w:cstheme="minorHAnsi"/>
          <w:sz w:val="36"/>
          <w:szCs w:val="36"/>
        </w:rPr>
        <w:t>Verify if ink flows immediately after cap is removed.</w:t>
      </w:r>
    </w:p>
    <w:p w14:paraId="28158C25" w14:textId="77777777" w:rsidR="0017295A" w:rsidRDefault="0017295A" w:rsidP="00C11743">
      <w:pPr>
        <w:pStyle w:val="ListParagraph"/>
        <w:numPr>
          <w:ilvl w:val="0"/>
          <w:numId w:val="55"/>
        </w:numPr>
        <w:rPr>
          <w:rFonts w:cstheme="minorHAnsi"/>
          <w:sz w:val="36"/>
          <w:szCs w:val="36"/>
        </w:rPr>
      </w:pPr>
      <w:r w:rsidRPr="0017295A">
        <w:rPr>
          <w:rFonts w:cstheme="minorHAnsi"/>
          <w:sz w:val="36"/>
          <w:szCs w:val="36"/>
        </w:rPr>
        <w:t>Check if the pen stops writing when out of ink.</w:t>
      </w:r>
      <w:r w:rsidR="00C11743" w:rsidRPr="00C11743">
        <w:rPr>
          <w:rFonts w:cstheme="minorHAnsi"/>
          <w:sz w:val="36"/>
          <w:szCs w:val="36"/>
        </w:rPr>
        <w:t xml:space="preserve"> </w:t>
      </w:r>
    </w:p>
    <w:p w14:paraId="6D87AF90" w14:textId="77777777" w:rsidR="0017295A" w:rsidRDefault="0017295A" w:rsidP="00C11743">
      <w:pPr>
        <w:pStyle w:val="ListParagraph"/>
        <w:numPr>
          <w:ilvl w:val="0"/>
          <w:numId w:val="55"/>
        </w:numPr>
        <w:rPr>
          <w:rFonts w:cstheme="minorHAnsi"/>
          <w:sz w:val="36"/>
          <w:szCs w:val="36"/>
        </w:rPr>
      </w:pPr>
      <w:r w:rsidRPr="0017295A">
        <w:rPr>
          <w:rFonts w:cstheme="minorHAnsi"/>
          <w:sz w:val="36"/>
          <w:szCs w:val="36"/>
        </w:rPr>
        <w:t>Verify that the pen can write continuously without breaks.</w:t>
      </w:r>
    </w:p>
    <w:p w14:paraId="61002637" w14:textId="77777777" w:rsidR="0017295A" w:rsidRDefault="0017295A" w:rsidP="00C11743">
      <w:pPr>
        <w:pStyle w:val="ListParagraph"/>
        <w:numPr>
          <w:ilvl w:val="0"/>
          <w:numId w:val="55"/>
        </w:numPr>
        <w:rPr>
          <w:rFonts w:cstheme="minorHAnsi"/>
          <w:sz w:val="36"/>
          <w:szCs w:val="36"/>
        </w:rPr>
      </w:pPr>
      <w:r w:rsidRPr="0017295A">
        <w:rPr>
          <w:rFonts w:cstheme="minorHAnsi"/>
          <w:sz w:val="36"/>
          <w:szCs w:val="36"/>
        </w:rPr>
        <w:t>Check for ink leakage from the nib or cartridge.</w:t>
      </w:r>
    </w:p>
    <w:p w14:paraId="74EA2E2A" w14:textId="77777777" w:rsidR="0017295A" w:rsidRDefault="0017295A" w:rsidP="00C11743">
      <w:pPr>
        <w:pStyle w:val="ListParagraph"/>
        <w:numPr>
          <w:ilvl w:val="0"/>
          <w:numId w:val="55"/>
        </w:numPr>
        <w:rPr>
          <w:rFonts w:cstheme="minorHAnsi"/>
          <w:sz w:val="36"/>
          <w:szCs w:val="36"/>
        </w:rPr>
      </w:pPr>
      <w:r w:rsidRPr="0017295A">
        <w:rPr>
          <w:rFonts w:cstheme="minorHAnsi"/>
          <w:sz w:val="36"/>
          <w:szCs w:val="36"/>
        </w:rPr>
        <w:t>Verify if the pen is comfortable to hold for long durations.</w:t>
      </w:r>
    </w:p>
    <w:p w14:paraId="2167A432" w14:textId="7F6597FC" w:rsidR="0017295A" w:rsidRPr="0017295A" w:rsidRDefault="0017295A" w:rsidP="0017295A">
      <w:pPr>
        <w:pStyle w:val="ListParagraph"/>
        <w:numPr>
          <w:ilvl w:val="0"/>
          <w:numId w:val="55"/>
        </w:numPr>
        <w:rPr>
          <w:rFonts w:cstheme="minorHAnsi"/>
          <w:sz w:val="36"/>
          <w:szCs w:val="36"/>
        </w:rPr>
      </w:pPr>
      <w:r w:rsidRPr="0017295A">
        <w:rPr>
          <w:rFonts w:cstheme="minorHAnsi"/>
          <w:sz w:val="36"/>
          <w:szCs w:val="36"/>
        </w:rPr>
        <w:t>Check if the grip provides anti-slip support.</w:t>
      </w:r>
    </w:p>
    <w:p w14:paraId="74828B73" w14:textId="77777777" w:rsidR="0017295A" w:rsidRDefault="0017295A" w:rsidP="0017295A">
      <w:pPr>
        <w:pStyle w:val="ListParagraph"/>
        <w:numPr>
          <w:ilvl w:val="0"/>
          <w:numId w:val="55"/>
        </w:numPr>
        <w:rPr>
          <w:rFonts w:cstheme="minorHAnsi"/>
          <w:sz w:val="36"/>
          <w:szCs w:val="36"/>
        </w:rPr>
      </w:pPr>
      <w:r w:rsidRPr="0017295A">
        <w:rPr>
          <w:rFonts w:cstheme="minorHAnsi"/>
          <w:sz w:val="36"/>
          <w:szCs w:val="36"/>
        </w:rPr>
        <w:t>Ensure the pen is easy to open (cap or retractable click).</w:t>
      </w:r>
    </w:p>
    <w:p w14:paraId="496C31A6" w14:textId="77777777" w:rsidR="0017295A" w:rsidRDefault="0017295A" w:rsidP="0017295A">
      <w:pPr>
        <w:pStyle w:val="ListParagraph"/>
        <w:numPr>
          <w:ilvl w:val="0"/>
          <w:numId w:val="55"/>
        </w:numPr>
        <w:rPr>
          <w:rFonts w:cstheme="minorHAnsi"/>
          <w:sz w:val="36"/>
          <w:szCs w:val="36"/>
        </w:rPr>
      </w:pPr>
      <w:r w:rsidRPr="0017295A">
        <w:rPr>
          <w:rFonts w:cstheme="minorHAnsi"/>
          <w:sz w:val="36"/>
          <w:szCs w:val="36"/>
        </w:rPr>
        <w:t>Test if the pen works well for both left- and right-handed users</w:t>
      </w:r>
      <w:r>
        <w:rPr>
          <w:rFonts w:cstheme="minorHAnsi"/>
          <w:sz w:val="36"/>
          <w:szCs w:val="36"/>
        </w:rPr>
        <w:t>.</w:t>
      </w:r>
    </w:p>
    <w:p w14:paraId="49A63B8F" w14:textId="77777777" w:rsidR="0017295A" w:rsidRDefault="0017295A" w:rsidP="0017295A">
      <w:pPr>
        <w:pStyle w:val="ListParagraph"/>
        <w:numPr>
          <w:ilvl w:val="0"/>
          <w:numId w:val="55"/>
        </w:numPr>
        <w:rPr>
          <w:rFonts w:cstheme="minorHAnsi"/>
          <w:sz w:val="36"/>
          <w:szCs w:val="36"/>
        </w:rPr>
      </w:pPr>
      <w:r w:rsidRPr="0017295A">
        <w:rPr>
          <w:rFonts w:cstheme="minorHAnsi"/>
          <w:sz w:val="36"/>
          <w:szCs w:val="36"/>
        </w:rPr>
        <w:t>Verify if ink smudges when writing quickly.</w:t>
      </w:r>
    </w:p>
    <w:p w14:paraId="7533CB47" w14:textId="77777777" w:rsidR="0017295A" w:rsidRDefault="0017295A" w:rsidP="0017295A">
      <w:pPr>
        <w:pStyle w:val="ListParagraph"/>
        <w:numPr>
          <w:ilvl w:val="0"/>
          <w:numId w:val="55"/>
        </w:numPr>
        <w:rPr>
          <w:rFonts w:cstheme="minorHAnsi"/>
          <w:sz w:val="36"/>
          <w:szCs w:val="36"/>
        </w:rPr>
      </w:pPr>
      <w:r w:rsidRPr="0017295A">
        <w:rPr>
          <w:rFonts w:cstheme="minorHAnsi"/>
          <w:sz w:val="36"/>
          <w:szCs w:val="36"/>
        </w:rPr>
        <w:t>Apply pressure on the pen body—check for cracks or malfunction.</w:t>
      </w:r>
    </w:p>
    <w:p w14:paraId="18C683D4" w14:textId="77777777" w:rsidR="0017295A" w:rsidRDefault="0017295A" w:rsidP="0017295A">
      <w:pPr>
        <w:pStyle w:val="ListParagraph"/>
        <w:numPr>
          <w:ilvl w:val="0"/>
          <w:numId w:val="55"/>
        </w:numPr>
        <w:rPr>
          <w:rFonts w:cstheme="minorHAnsi"/>
          <w:sz w:val="36"/>
          <w:szCs w:val="36"/>
        </w:rPr>
      </w:pPr>
      <w:r w:rsidRPr="0017295A">
        <w:rPr>
          <w:rFonts w:cstheme="minorHAnsi"/>
          <w:sz w:val="36"/>
          <w:szCs w:val="36"/>
        </w:rPr>
        <w:t>Test ink flow after the pen is unused for a week.</w:t>
      </w:r>
    </w:p>
    <w:p w14:paraId="559F9026" w14:textId="77777777" w:rsidR="0017295A" w:rsidRDefault="0017295A" w:rsidP="0017295A">
      <w:pPr>
        <w:pStyle w:val="ListParagraph"/>
        <w:numPr>
          <w:ilvl w:val="0"/>
          <w:numId w:val="55"/>
        </w:numPr>
        <w:rPr>
          <w:rFonts w:cstheme="minorHAnsi"/>
          <w:sz w:val="36"/>
          <w:szCs w:val="36"/>
        </w:rPr>
      </w:pPr>
      <w:r w:rsidRPr="0017295A">
        <w:rPr>
          <w:rFonts w:cstheme="minorHAnsi"/>
          <w:sz w:val="36"/>
          <w:szCs w:val="36"/>
        </w:rPr>
        <w:t>Verify if the pen writes on different surfaces (paper, cardboard, plastic).</w:t>
      </w:r>
    </w:p>
    <w:p w14:paraId="34CCCDA5" w14:textId="77777777" w:rsidR="0017295A" w:rsidRDefault="0017295A" w:rsidP="0017295A">
      <w:pPr>
        <w:pStyle w:val="ListParagraph"/>
        <w:numPr>
          <w:ilvl w:val="0"/>
          <w:numId w:val="55"/>
        </w:numPr>
        <w:rPr>
          <w:rFonts w:cstheme="minorHAnsi"/>
          <w:sz w:val="36"/>
          <w:szCs w:val="36"/>
        </w:rPr>
      </w:pPr>
      <w:r w:rsidRPr="0017295A">
        <w:rPr>
          <w:rFonts w:cstheme="minorHAnsi"/>
          <w:sz w:val="36"/>
          <w:szCs w:val="36"/>
        </w:rPr>
        <w:t>Try writing without ink—ensure pen doesn’t produce unintended marks.</w:t>
      </w:r>
    </w:p>
    <w:p w14:paraId="5AA75C99" w14:textId="3F66033D" w:rsidR="00C11743" w:rsidRDefault="0017295A" w:rsidP="0017295A">
      <w:pPr>
        <w:pStyle w:val="ListParagraph"/>
        <w:numPr>
          <w:ilvl w:val="0"/>
          <w:numId w:val="55"/>
        </w:numPr>
        <w:rPr>
          <w:rFonts w:cstheme="minorHAnsi"/>
          <w:sz w:val="36"/>
          <w:szCs w:val="36"/>
        </w:rPr>
      </w:pPr>
      <w:r w:rsidRPr="0017295A">
        <w:rPr>
          <w:rFonts w:cstheme="minorHAnsi"/>
          <w:sz w:val="36"/>
          <w:szCs w:val="36"/>
        </w:rPr>
        <w:t>Check behavio</w:t>
      </w:r>
      <w:r>
        <w:rPr>
          <w:rFonts w:cstheme="minorHAnsi"/>
          <w:sz w:val="36"/>
          <w:szCs w:val="36"/>
        </w:rPr>
        <w:t>u</w:t>
      </w:r>
      <w:r w:rsidRPr="0017295A">
        <w:rPr>
          <w:rFonts w:cstheme="minorHAnsi"/>
          <w:sz w:val="36"/>
          <w:szCs w:val="36"/>
        </w:rPr>
        <w:t>r if pen is dropped in water (if applicable).</w:t>
      </w:r>
      <w:r w:rsidR="00C11743" w:rsidRPr="00C11743">
        <w:rPr>
          <w:rFonts w:cstheme="minorHAnsi"/>
          <w:sz w:val="36"/>
          <w:szCs w:val="36"/>
        </w:rPr>
        <w:t xml:space="preserve"> </w:t>
      </w:r>
    </w:p>
    <w:p w14:paraId="0AF08875" w14:textId="68195D05" w:rsidR="0017295A" w:rsidRDefault="0017295A" w:rsidP="0017295A">
      <w:pPr>
        <w:pStyle w:val="ListParagraph"/>
        <w:numPr>
          <w:ilvl w:val="0"/>
          <w:numId w:val="55"/>
        </w:numPr>
        <w:rPr>
          <w:rFonts w:cstheme="minorHAnsi"/>
          <w:sz w:val="36"/>
          <w:szCs w:val="36"/>
        </w:rPr>
      </w:pPr>
      <w:r w:rsidRPr="0017295A">
        <w:rPr>
          <w:rFonts w:cstheme="minorHAnsi"/>
          <w:sz w:val="36"/>
          <w:szCs w:val="36"/>
        </w:rPr>
        <w:t>Check clip strength (if pen has a pocket clip).</w:t>
      </w:r>
    </w:p>
    <w:p w14:paraId="61ADB54D" w14:textId="77777777" w:rsidR="0017295A" w:rsidRDefault="0017295A" w:rsidP="0017295A">
      <w:pPr>
        <w:pStyle w:val="ListParagraph"/>
        <w:ind w:left="502"/>
        <w:rPr>
          <w:rFonts w:cstheme="minorHAnsi"/>
          <w:sz w:val="36"/>
          <w:szCs w:val="36"/>
        </w:rPr>
      </w:pPr>
    </w:p>
    <w:p w14:paraId="0EBADA59" w14:textId="6FF22099" w:rsidR="0017295A" w:rsidRDefault="0017295A" w:rsidP="0017295A">
      <w:pPr>
        <w:pStyle w:val="ListParagraph"/>
        <w:numPr>
          <w:ilvl w:val="0"/>
          <w:numId w:val="57"/>
        </w:numPr>
        <w:rPr>
          <w:rFonts w:cstheme="minorHAnsi"/>
          <w:b/>
          <w:bCs/>
          <w:sz w:val="36"/>
          <w:szCs w:val="36"/>
        </w:rPr>
      </w:pPr>
      <w:r>
        <w:rPr>
          <w:rFonts w:cstheme="minorHAnsi"/>
          <w:sz w:val="36"/>
          <w:szCs w:val="36"/>
        </w:rPr>
        <w:t xml:space="preserve"> </w:t>
      </w:r>
      <w:r w:rsidRPr="0017295A">
        <w:rPr>
          <w:rFonts w:cstheme="minorHAnsi"/>
          <w:b/>
          <w:bCs/>
          <w:sz w:val="36"/>
          <w:szCs w:val="36"/>
        </w:rPr>
        <w:t>Write scenarios of Pen stand.</w:t>
      </w:r>
    </w:p>
    <w:p w14:paraId="7E1A2385" w14:textId="480B5327" w:rsidR="0017295A" w:rsidRDefault="0017295A" w:rsidP="0017295A">
      <w:pPr>
        <w:pStyle w:val="ListParagraph"/>
        <w:numPr>
          <w:ilvl w:val="0"/>
          <w:numId w:val="58"/>
        </w:numPr>
        <w:rPr>
          <w:rFonts w:cstheme="minorHAnsi"/>
          <w:sz w:val="36"/>
          <w:szCs w:val="36"/>
        </w:rPr>
      </w:pPr>
      <w:r w:rsidRPr="0017295A">
        <w:rPr>
          <w:rFonts w:cstheme="minorHAnsi"/>
          <w:sz w:val="36"/>
          <w:szCs w:val="36"/>
        </w:rPr>
        <w:t>Check if the pen stand can hold multiple pens without tipping over.</w:t>
      </w:r>
    </w:p>
    <w:p w14:paraId="6EDF4DE3" w14:textId="6C39FD76" w:rsidR="0017295A" w:rsidRDefault="0017295A" w:rsidP="0017295A">
      <w:pPr>
        <w:pStyle w:val="ListParagraph"/>
        <w:numPr>
          <w:ilvl w:val="0"/>
          <w:numId w:val="58"/>
        </w:numPr>
        <w:rPr>
          <w:rFonts w:cstheme="minorHAnsi"/>
          <w:sz w:val="36"/>
          <w:szCs w:val="36"/>
        </w:rPr>
      </w:pPr>
      <w:r w:rsidRPr="0017295A">
        <w:rPr>
          <w:rFonts w:cstheme="minorHAnsi"/>
          <w:sz w:val="36"/>
          <w:szCs w:val="36"/>
        </w:rPr>
        <w:t>Verify if different types of pens (ballpoint, gel, fountain) fit into the pen slots.</w:t>
      </w:r>
    </w:p>
    <w:p w14:paraId="4DC3F061" w14:textId="6912B86F" w:rsidR="0017295A" w:rsidRDefault="0017295A" w:rsidP="0017295A">
      <w:pPr>
        <w:pStyle w:val="ListParagraph"/>
        <w:numPr>
          <w:ilvl w:val="0"/>
          <w:numId w:val="58"/>
        </w:numPr>
        <w:rPr>
          <w:rFonts w:cstheme="minorHAnsi"/>
          <w:sz w:val="36"/>
          <w:szCs w:val="36"/>
        </w:rPr>
      </w:pPr>
      <w:r w:rsidRPr="0017295A">
        <w:rPr>
          <w:rFonts w:cstheme="minorHAnsi"/>
          <w:sz w:val="36"/>
          <w:szCs w:val="36"/>
        </w:rPr>
        <w:t>Test if the pen stand can hold other stationery items like pencils, markers, or scissors.</w:t>
      </w:r>
    </w:p>
    <w:p w14:paraId="72E3C1AA" w14:textId="72372F94" w:rsidR="0017295A" w:rsidRDefault="0017295A" w:rsidP="0017295A">
      <w:pPr>
        <w:pStyle w:val="ListParagraph"/>
        <w:numPr>
          <w:ilvl w:val="0"/>
          <w:numId w:val="58"/>
        </w:numPr>
        <w:rPr>
          <w:rFonts w:cstheme="minorHAnsi"/>
          <w:sz w:val="36"/>
          <w:szCs w:val="36"/>
        </w:rPr>
      </w:pPr>
      <w:r w:rsidRPr="0017295A">
        <w:rPr>
          <w:rFonts w:cstheme="minorHAnsi"/>
          <w:sz w:val="36"/>
          <w:szCs w:val="36"/>
        </w:rPr>
        <w:t>Verify if the pen stand keeps pens upright and easily accessible.</w:t>
      </w:r>
    </w:p>
    <w:p w14:paraId="1ED7EA18" w14:textId="6205D7B9" w:rsidR="0017295A" w:rsidRDefault="0017295A" w:rsidP="0017295A">
      <w:pPr>
        <w:pStyle w:val="ListParagraph"/>
        <w:numPr>
          <w:ilvl w:val="0"/>
          <w:numId w:val="58"/>
        </w:numPr>
        <w:rPr>
          <w:rFonts w:cstheme="minorHAnsi"/>
          <w:sz w:val="36"/>
          <w:szCs w:val="36"/>
        </w:rPr>
      </w:pPr>
      <w:r w:rsidRPr="0017295A">
        <w:rPr>
          <w:rFonts w:cstheme="minorHAnsi"/>
          <w:sz w:val="36"/>
          <w:szCs w:val="36"/>
        </w:rPr>
        <w:t>Check if pens placed in the stand don’t fall out when the stand is moved.</w:t>
      </w:r>
    </w:p>
    <w:p w14:paraId="257876C5" w14:textId="09685969" w:rsidR="0017295A" w:rsidRDefault="00E073FB" w:rsidP="0017295A">
      <w:pPr>
        <w:pStyle w:val="ListParagraph"/>
        <w:numPr>
          <w:ilvl w:val="0"/>
          <w:numId w:val="58"/>
        </w:numPr>
        <w:rPr>
          <w:rFonts w:cstheme="minorHAnsi"/>
          <w:sz w:val="36"/>
          <w:szCs w:val="36"/>
        </w:rPr>
      </w:pPr>
      <w:r w:rsidRPr="00E073FB">
        <w:rPr>
          <w:rFonts w:cstheme="minorHAnsi"/>
          <w:sz w:val="36"/>
          <w:szCs w:val="36"/>
        </w:rPr>
        <w:t>Check if pens are easily removable and insertable</w:t>
      </w:r>
      <w:r>
        <w:rPr>
          <w:rFonts w:cstheme="minorHAnsi"/>
          <w:sz w:val="36"/>
          <w:szCs w:val="36"/>
        </w:rPr>
        <w:t>.</w:t>
      </w:r>
    </w:p>
    <w:p w14:paraId="7F59A7A8" w14:textId="0C0F5959" w:rsidR="00E073FB" w:rsidRDefault="00E073FB" w:rsidP="0017295A">
      <w:pPr>
        <w:pStyle w:val="ListParagraph"/>
        <w:numPr>
          <w:ilvl w:val="0"/>
          <w:numId w:val="58"/>
        </w:numPr>
        <w:rPr>
          <w:rFonts w:cstheme="minorHAnsi"/>
          <w:sz w:val="36"/>
          <w:szCs w:val="36"/>
        </w:rPr>
      </w:pPr>
      <w:r w:rsidRPr="00E073FB">
        <w:rPr>
          <w:rFonts w:cstheme="minorHAnsi"/>
          <w:sz w:val="36"/>
          <w:szCs w:val="36"/>
        </w:rPr>
        <w:t>Test if the stand is stable on different surfaces (wooden desk, glass, metal table).</w:t>
      </w:r>
    </w:p>
    <w:p w14:paraId="1CFF024D" w14:textId="5B1E7074" w:rsidR="00E073FB" w:rsidRDefault="00E073FB" w:rsidP="0017295A">
      <w:pPr>
        <w:pStyle w:val="ListParagraph"/>
        <w:numPr>
          <w:ilvl w:val="0"/>
          <w:numId w:val="58"/>
        </w:numPr>
        <w:rPr>
          <w:rFonts w:cstheme="minorHAnsi"/>
          <w:sz w:val="36"/>
          <w:szCs w:val="36"/>
        </w:rPr>
      </w:pPr>
      <w:r w:rsidRPr="00E073FB">
        <w:rPr>
          <w:rFonts w:cstheme="minorHAnsi"/>
          <w:sz w:val="36"/>
          <w:szCs w:val="36"/>
        </w:rPr>
        <w:t>Ensure the stand does not scratch or damage the surface it rests on.</w:t>
      </w:r>
    </w:p>
    <w:p w14:paraId="289FACBB" w14:textId="6DA2AB95" w:rsidR="00E073FB" w:rsidRDefault="00E073FB" w:rsidP="0017295A">
      <w:pPr>
        <w:pStyle w:val="ListParagraph"/>
        <w:numPr>
          <w:ilvl w:val="0"/>
          <w:numId w:val="58"/>
        </w:numPr>
        <w:rPr>
          <w:rFonts w:cstheme="minorHAnsi"/>
          <w:sz w:val="36"/>
          <w:szCs w:val="36"/>
        </w:rPr>
      </w:pPr>
      <w:r w:rsidRPr="00E073FB">
        <w:rPr>
          <w:rFonts w:cstheme="minorHAnsi"/>
          <w:sz w:val="36"/>
          <w:szCs w:val="36"/>
        </w:rPr>
        <w:t>Check if the pen stand withstands being dropped from desk height without breaking.</w:t>
      </w:r>
    </w:p>
    <w:p w14:paraId="0FD58A8A" w14:textId="54F1FCE6" w:rsidR="00E073FB" w:rsidRDefault="00E073FB" w:rsidP="0017295A">
      <w:pPr>
        <w:pStyle w:val="ListParagraph"/>
        <w:numPr>
          <w:ilvl w:val="0"/>
          <w:numId w:val="58"/>
        </w:numPr>
        <w:rPr>
          <w:rFonts w:cstheme="minorHAnsi"/>
          <w:sz w:val="36"/>
          <w:szCs w:val="36"/>
        </w:rPr>
      </w:pPr>
      <w:r w:rsidRPr="00E073FB">
        <w:rPr>
          <w:rFonts w:cstheme="minorHAnsi"/>
          <w:sz w:val="36"/>
          <w:szCs w:val="36"/>
        </w:rPr>
        <w:t>Verify the material quality: does it crack, chip, or deform under pressure?</w:t>
      </w:r>
    </w:p>
    <w:p w14:paraId="368FD0E0" w14:textId="2EFF4C0A" w:rsidR="00E073FB" w:rsidRDefault="00E073FB" w:rsidP="0017295A">
      <w:pPr>
        <w:pStyle w:val="ListParagraph"/>
        <w:numPr>
          <w:ilvl w:val="0"/>
          <w:numId w:val="58"/>
        </w:numPr>
        <w:rPr>
          <w:rFonts w:cstheme="minorHAnsi"/>
          <w:sz w:val="36"/>
          <w:szCs w:val="36"/>
        </w:rPr>
      </w:pPr>
      <w:r w:rsidRPr="00E073FB">
        <w:rPr>
          <w:rFonts w:cstheme="minorHAnsi"/>
          <w:sz w:val="36"/>
          <w:szCs w:val="36"/>
        </w:rPr>
        <w:t>Test resistance to water or spills if applicable (e.g., plastic vs wooden stands).</w:t>
      </w:r>
    </w:p>
    <w:p w14:paraId="60E3A9A8" w14:textId="20BB6C0F" w:rsidR="00E073FB" w:rsidRDefault="00E073FB" w:rsidP="00E073FB">
      <w:pPr>
        <w:pStyle w:val="ListParagraph"/>
        <w:numPr>
          <w:ilvl w:val="0"/>
          <w:numId w:val="57"/>
        </w:numPr>
        <w:rPr>
          <w:rFonts w:cstheme="minorHAnsi"/>
          <w:b/>
          <w:bCs/>
          <w:sz w:val="36"/>
          <w:szCs w:val="36"/>
        </w:rPr>
      </w:pPr>
      <w:r w:rsidRPr="00E073FB">
        <w:rPr>
          <w:rFonts w:cstheme="minorHAnsi"/>
          <w:b/>
          <w:bCs/>
          <w:sz w:val="36"/>
          <w:szCs w:val="36"/>
        </w:rPr>
        <w:t>Write scenarios of a door.</w:t>
      </w:r>
    </w:p>
    <w:p w14:paraId="54BB3CC1" w14:textId="251FC7BB" w:rsidR="00C06B45" w:rsidRPr="00C06B45" w:rsidRDefault="00C06B45" w:rsidP="00C06B45">
      <w:pPr>
        <w:pStyle w:val="ListParagraph"/>
        <w:numPr>
          <w:ilvl w:val="0"/>
          <w:numId w:val="59"/>
        </w:numPr>
        <w:rPr>
          <w:rFonts w:cstheme="minorHAnsi"/>
          <w:i/>
          <w:iCs/>
          <w:sz w:val="36"/>
          <w:szCs w:val="36"/>
          <w:u w:val="single"/>
        </w:rPr>
      </w:pPr>
      <w:r w:rsidRPr="00C06B45">
        <w:rPr>
          <w:rFonts w:cstheme="minorHAnsi"/>
          <w:i/>
          <w:iCs/>
          <w:sz w:val="36"/>
          <w:szCs w:val="36"/>
          <w:u w:val="single"/>
        </w:rPr>
        <w:t>Positive:</w:t>
      </w:r>
    </w:p>
    <w:p w14:paraId="3F0EDBB2" w14:textId="1C7A0677" w:rsidR="00C06B45" w:rsidRPr="00C06B45" w:rsidRDefault="00C06B45" w:rsidP="00C06B45">
      <w:pPr>
        <w:pStyle w:val="ListParagraph"/>
        <w:numPr>
          <w:ilvl w:val="0"/>
          <w:numId w:val="59"/>
        </w:numPr>
        <w:rPr>
          <w:rFonts w:cstheme="minorHAnsi"/>
          <w:i/>
          <w:iCs/>
          <w:sz w:val="36"/>
          <w:szCs w:val="36"/>
        </w:rPr>
      </w:pPr>
      <w:r>
        <w:rPr>
          <w:rFonts w:cstheme="minorHAnsi"/>
          <w:sz w:val="36"/>
          <w:szCs w:val="36"/>
        </w:rPr>
        <w:t>Verify that the door opens and closes smoothly.</w:t>
      </w:r>
    </w:p>
    <w:p w14:paraId="6CFC0946" w14:textId="081238DD" w:rsidR="00C06B45" w:rsidRPr="00C06B45" w:rsidRDefault="00C06B45" w:rsidP="00C06B45">
      <w:pPr>
        <w:pStyle w:val="ListParagraph"/>
        <w:numPr>
          <w:ilvl w:val="0"/>
          <w:numId w:val="59"/>
        </w:numPr>
        <w:rPr>
          <w:rFonts w:cstheme="minorHAnsi"/>
          <w:i/>
          <w:iCs/>
          <w:sz w:val="36"/>
          <w:szCs w:val="36"/>
        </w:rPr>
      </w:pPr>
      <w:r>
        <w:rPr>
          <w:rFonts w:cstheme="minorHAnsi"/>
          <w:sz w:val="36"/>
          <w:szCs w:val="36"/>
        </w:rPr>
        <w:lastRenderedPageBreak/>
        <w:t>Verify that the push and pull signs on the door are visible (if applicable)</w:t>
      </w:r>
    </w:p>
    <w:p w14:paraId="45812FC3" w14:textId="1425703E" w:rsidR="00C06B45" w:rsidRPr="00C06B45" w:rsidRDefault="00C06B45" w:rsidP="00C06B45">
      <w:pPr>
        <w:pStyle w:val="ListParagraph"/>
        <w:numPr>
          <w:ilvl w:val="0"/>
          <w:numId w:val="59"/>
        </w:numPr>
        <w:rPr>
          <w:rFonts w:cstheme="minorHAnsi"/>
          <w:i/>
          <w:iCs/>
          <w:sz w:val="36"/>
          <w:szCs w:val="36"/>
        </w:rPr>
      </w:pPr>
      <w:r>
        <w:rPr>
          <w:rFonts w:cstheme="minorHAnsi"/>
          <w:sz w:val="36"/>
          <w:szCs w:val="36"/>
        </w:rPr>
        <w:t>Verify that the lock on the door is working properly</w:t>
      </w:r>
    </w:p>
    <w:p w14:paraId="3C3497C4" w14:textId="4D6B7930" w:rsidR="00C06B45" w:rsidRPr="00813502" w:rsidRDefault="00C06B45" w:rsidP="00C06B45">
      <w:pPr>
        <w:pStyle w:val="ListParagraph"/>
        <w:numPr>
          <w:ilvl w:val="0"/>
          <w:numId w:val="59"/>
        </w:numPr>
        <w:rPr>
          <w:rFonts w:cstheme="minorHAnsi"/>
          <w:i/>
          <w:iCs/>
          <w:sz w:val="36"/>
          <w:szCs w:val="36"/>
        </w:rPr>
      </w:pPr>
      <w:r>
        <w:rPr>
          <w:rFonts w:cstheme="minorHAnsi"/>
          <w:sz w:val="36"/>
          <w:szCs w:val="36"/>
        </w:rPr>
        <w:t xml:space="preserve">Verify that the door doesn’t make </w:t>
      </w:r>
      <w:r w:rsidR="00813502">
        <w:rPr>
          <w:rFonts w:cstheme="minorHAnsi"/>
          <w:sz w:val="36"/>
          <w:szCs w:val="36"/>
        </w:rPr>
        <w:t>noise when closing/opening</w:t>
      </w:r>
    </w:p>
    <w:p w14:paraId="563F385E" w14:textId="551EB891" w:rsidR="00813502" w:rsidRPr="00813502" w:rsidRDefault="00813502" w:rsidP="00C06B45">
      <w:pPr>
        <w:pStyle w:val="ListParagraph"/>
        <w:numPr>
          <w:ilvl w:val="0"/>
          <w:numId w:val="59"/>
        </w:numPr>
        <w:rPr>
          <w:rFonts w:cstheme="minorHAnsi"/>
          <w:i/>
          <w:iCs/>
          <w:sz w:val="36"/>
          <w:szCs w:val="36"/>
        </w:rPr>
      </w:pPr>
      <w:r>
        <w:rPr>
          <w:rFonts w:cstheme="minorHAnsi"/>
          <w:sz w:val="36"/>
          <w:szCs w:val="36"/>
        </w:rPr>
        <w:t>Verify that closes without gaps</w:t>
      </w:r>
    </w:p>
    <w:p w14:paraId="14098A59" w14:textId="77777777" w:rsidR="00813502" w:rsidRPr="00813502" w:rsidRDefault="00813502" w:rsidP="00C06B45">
      <w:pPr>
        <w:pStyle w:val="ListParagraph"/>
        <w:numPr>
          <w:ilvl w:val="0"/>
          <w:numId w:val="59"/>
        </w:numPr>
        <w:rPr>
          <w:rFonts w:cstheme="minorHAnsi"/>
          <w:i/>
          <w:iCs/>
          <w:sz w:val="36"/>
          <w:szCs w:val="36"/>
        </w:rPr>
      </w:pPr>
      <w:r>
        <w:rPr>
          <w:rFonts w:cstheme="minorHAnsi"/>
          <w:sz w:val="36"/>
          <w:szCs w:val="36"/>
        </w:rPr>
        <w:t>Verify that inserted key turned smoothly and unlock the door</w:t>
      </w:r>
    </w:p>
    <w:p w14:paraId="481C2AE1" w14:textId="7A50ED57" w:rsidR="00813502" w:rsidRPr="00813502" w:rsidRDefault="00813502" w:rsidP="00C06B45">
      <w:pPr>
        <w:pStyle w:val="ListParagraph"/>
        <w:numPr>
          <w:ilvl w:val="0"/>
          <w:numId w:val="59"/>
        </w:numPr>
        <w:rPr>
          <w:rFonts w:cstheme="minorHAnsi"/>
          <w:i/>
          <w:iCs/>
          <w:sz w:val="36"/>
          <w:szCs w:val="36"/>
        </w:rPr>
      </w:pPr>
      <w:r>
        <w:rPr>
          <w:rFonts w:cstheme="minorHAnsi"/>
          <w:sz w:val="36"/>
          <w:szCs w:val="36"/>
        </w:rPr>
        <w:t>Verify that mobile app successfully auto-lock the door (If applicable)</w:t>
      </w:r>
    </w:p>
    <w:p w14:paraId="66B613CF" w14:textId="77777777" w:rsidR="00813502" w:rsidRPr="00813502" w:rsidRDefault="00813502" w:rsidP="00C06B45">
      <w:pPr>
        <w:pStyle w:val="ListParagraph"/>
        <w:numPr>
          <w:ilvl w:val="0"/>
          <w:numId w:val="59"/>
        </w:numPr>
        <w:rPr>
          <w:rFonts w:cstheme="minorHAnsi"/>
          <w:i/>
          <w:iCs/>
          <w:sz w:val="36"/>
          <w:szCs w:val="36"/>
        </w:rPr>
      </w:pPr>
      <w:r>
        <w:rPr>
          <w:rFonts w:cstheme="minorHAnsi"/>
          <w:sz w:val="36"/>
          <w:szCs w:val="36"/>
        </w:rPr>
        <w:t>Verify that the door maintains integrity during fire resistance test</w:t>
      </w:r>
    </w:p>
    <w:p w14:paraId="7BCCC93C" w14:textId="77777777" w:rsidR="00813502" w:rsidRDefault="00813502" w:rsidP="00C06B45">
      <w:pPr>
        <w:pStyle w:val="ListParagraph"/>
        <w:numPr>
          <w:ilvl w:val="0"/>
          <w:numId w:val="59"/>
        </w:numPr>
        <w:rPr>
          <w:rFonts w:cstheme="minorHAnsi"/>
          <w:i/>
          <w:iCs/>
          <w:sz w:val="36"/>
          <w:szCs w:val="36"/>
          <w:u w:val="single"/>
        </w:rPr>
      </w:pPr>
      <w:r w:rsidRPr="00813502">
        <w:rPr>
          <w:rFonts w:cstheme="minorHAnsi"/>
          <w:i/>
          <w:iCs/>
          <w:sz w:val="36"/>
          <w:szCs w:val="36"/>
          <w:u w:val="single"/>
        </w:rPr>
        <w:t>Negative:</w:t>
      </w:r>
    </w:p>
    <w:p w14:paraId="562CA2C2" w14:textId="77777777" w:rsidR="00813502" w:rsidRPr="00813502" w:rsidRDefault="00813502" w:rsidP="00C06B45">
      <w:pPr>
        <w:pStyle w:val="ListParagraph"/>
        <w:numPr>
          <w:ilvl w:val="0"/>
          <w:numId w:val="59"/>
        </w:numPr>
        <w:rPr>
          <w:rFonts w:cstheme="minorHAnsi"/>
          <w:i/>
          <w:iCs/>
          <w:sz w:val="36"/>
          <w:szCs w:val="36"/>
          <w:u w:val="single"/>
        </w:rPr>
      </w:pPr>
      <w:r>
        <w:rPr>
          <w:rFonts w:cstheme="minorHAnsi"/>
          <w:sz w:val="36"/>
          <w:szCs w:val="36"/>
        </w:rPr>
        <w:t>Verify inserting wrong key if door unlocks or not.</w:t>
      </w:r>
    </w:p>
    <w:p w14:paraId="2E646597" w14:textId="5E6669D9" w:rsidR="00813502" w:rsidRPr="00813502" w:rsidRDefault="00813502" w:rsidP="00C06B45">
      <w:pPr>
        <w:pStyle w:val="ListParagraph"/>
        <w:numPr>
          <w:ilvl w:val="0"/>
          <w:numId w:val="59"/>
        </w:numPr>
        <w:rPr>
          <w:rFonts w:cstheme="minorHAnsi"/>
          <w:i/>
          <w:iCs/>
          <w:sz w:val="36"/>
          <w:szCs w:val="36"/>
          <w:u w:val="single"/>
        </w:rPr>
      </w:pPr>
      <w:r>
        <w:rPr>
          <w:rFonts w:cstheme="minorHAnsi"/>
          <w:sz w:val="36"/>
          <w:szCs w:val="36"/>
        </w:rPr>
        <w:t>Verify if smart lock fails offline or not</w:t>
      </w:r>
    </w:p>
    <w:p w14:paraId="48384702" w14:textId="4FD961DD" w:rsidR="00813502" w:rsidRPr="00813502" w:rsidRDefault="00813502" w:rsidP="00C06B45">
      <w:pPr>
        <w:pStyle w:val="ListParagraph"/>
        <w:numPr>
          <w:ilvl w:val="0"/>
          <w:numId w:val="59"/>
        </w:numPr>
        <w:rPr>
          <w:rFonts w:cstheme="minorHAnsi"/>
          <w:i/>
          <w:iCs/>
          <w:sz w:val="36"/>
          <w:szCs w:val="36"/>
          <w:u w:val="single"/>
        </w:rPr>
      </w:pPr>
      <w:r>
        <w:rPr>
          <w:rFonts w:cstheme="minorHAnsi"/>
          <w:sz w:val="36"/>
          <w:szCs w:val="36"/>
        </w:rPr>
        <w:t>Verify if automatic door closes on a person or object</w:t>
      </w:r>
    </w:p>
    <w:p w14:paraId="5A9141CA" w14:textId="3DF49C3E" w:rsidR="00813502" w:rsidRPr="00813502" w:rsidRDefault="00813502" w:rsidP="00C06B45">
      <w:pPr>
        <w:pStyle w:val="ListParagraph"/>
        <w:numPr>
          <w:ilvl w:val="0"/>
          <w:numId w:val="59"/>
        </w:numPr>
        <w:rPr>
          <w:rFonts w:cstheme="minorHAnsi"/>
          <w:i/>
          <w:iCs/>
          <w:sz w:val="36"/>
          <w:szCs w:val="36"/>
          <w:u w:val="single"/>
        </w:rPr>
      </w:pPr>
      <w:r>
        <w:rPr>
          <w:rFonts w:cstheme="minorHAnsi"/>
          <w:sz w:val="36"/>
          <w:szCs w:val="36"/>
        </w:rPr>
        <w:t>Verify if door alarm fails on forced entry or not</w:t>
      </w:r>
    </w:p>
    <w:p w14:paraId="5917AFB8" w14:textId="53E42A89" w:rsidR="00813502" w:rsidRPr="00844093" w:rsidRDefault="00844093" w:rsidP="00C06B45">
      <w:pPr>
        <w:pStyle w:val="ListParagraph"/>
        <w:numPr>
          <w:ilvl w:val="0"/>
          <w:numId w:val="59"/>
        </w:numPr>
        <w:rPr>
          <w:rFonts w:cstheme="minorHAnsi"/>
          <w:i/>
          <w:iCs/>
          <w:sz w:val="36"/>
          <w:szCs w:val="36"/>
          <w:u w:val="single"/>
        </w:rPr>
      </w:pPr>
      <w:r>
        <w:rPr>
          <w:rFonts w:cstheme="minorHAnsi"/>
          <w:sz w:val="36"/>
          <w:szCs w:val="36"/>
        </w:rPr>
        <w:t>Verify if weather causes door swelling or not</w:t>
      </w:r>
    </w:p>
    <w:p w14:paraId="11D44938" w14:textId="6ED1D6B5" w:rsidR="00844093" w:rsidRPr="00844093" w:rsidRDefault="00844093" w:rsidP="00C06B45">
      <w:pPr>
        <w:pStyle w:val="ListParagraph"/>
        <w:numPr>
          <w:ilvl w:val="0"/>
          <w:numId w:val="59"/>
        </w:numPr>
        <w:rPr>
          <w:rFonts w:cstheme="minorHAnsi"/>
          <w:i/>
          <w:iCs/>
          <w:sz w:val="36"/>
          <w:szCs w:val="36"/>
          <w:u w:val="single"/>
        </w:rPr>
      </w:pPr>
      <w:r>
        <w:rPr>
          <w:rFonts w:cstheme="minorHAnsi"/>
          <w:sz w:val="36"/>
          <w:szCs w:val="36"/>
        </w:rPr>
        <w:t>Verify if door opens the wrong way or not</w:t>
      </w:r>
    </w:p>
    <w:p w14:paraId="049F5772" w14:textId="07F67AAB" w:rsidR="00844093" w:rsidRPr="00844093" w:rsidRDefault="00844093" w:rsidP="00C06B45">
      <w:pPr>
        <w:pStyle w:val="ListParagraph"/>
        <w:numPr>
          <w:ilvl w:val="0"/>
          <w:numId w:val="59"/>
        </w:numPr>
        <w:rPr>
          <w:rFonts w:cstheme="minorHAnsi"/>
          <w:i/>
          <w:iCs/>
          <w:sz w:val="36"/>
          <w:szCs w:val="36"/>
          <w:u w:val="single"/>
        </w:rPr>
      </w:pPr>
      <w:r>
        <w:rPr>
          <w:rFonts w:cstheme="minorHAnsi"/>
          <w:sz w:val="36"/>
          <w:szCs w:val="36"/>
        </w:rPr>
        <w:t>Verify if auto close slams the door</w:t>
      </w:r>
    </w:p>
    <w:p w14:paraId="66D17210" w14:textId="6AD7A9FD" w:rsidR="00844093" w:rsidRPr="00813502" w:rsidRDefault="00844093" w:rsidP="00C06B45">
      <w:pPr>
        <w:pStyle w:val="ListParagraph"/>
        <w:numPr>
          <w:ilvl w:val="0"/>
          <w:numId w:val="59"/>
        </w:numPr>
        <w:rPr>
          <w:rFonts w:cstheme="minorHAnsi"/>
          <w:i/>
          <w:iCs/>
          <w:sz w:val="36"/>
          <w:szCs w:val="36"/>
          <w:u w:val="single"/>
        </w:rPr>
      </w:pPr>
      <w:r>
        <w:rPr>
          <w:rFonts w:cstheme="minorHAnsi"/>
          <w:sz w:val="36"/>
          <w:szCs w:val="36"/>
        </w:rPr>
        <w:t>Verify if door opens with minimal forced when locked</w:t>
      </w:r>
    </w:p>
    <w:p w14:paraId="3BB5B0AE" w14:textId="77777777" w:rsidR="00844093" w:rsidRDefault="00844093" w:rsidP="00844093">
      <w:pPr>
        <w:pStyle w:val="ListParagraph"/>
        <w:ind w:left="360"/>
        <w:rPr>
          <w:rFonts w:cstheme="minorHAnsi"/>
          <w:i/>
          <w:iCs/>
          <w:sz w:val="36"/>
          <w:szCs w:val="36"/>
          <w:u w:val="single"/>
        </w:rPr>
      </w:pPr>
    </w:p>
    <w:p w14:paraId="1E85DC50" w14:textId="77777777" w:rsidR="00844093" w:rsidRDefault="00844093" w:rsidP="00844093">
      <w:pPr>
        <w:pStyle w:val="ListParagraph"/>
        <w:numPr>
          <w:ilvl w:val="0"/>
          <w:numId w:val="57"/>
        </w:numPr>
        <w:rPr>
          <w:rFonts w:cstheme="minorHAnsi"/>
          <w:b/>
          <w:bCs/>
          <w:i/>
          <w:iCs/>
          <w:sz w:val="36"/>
          <w:szCs w:val="36"/>
          <w:u w:val="single"/>
        </w:rPr>
      </w:pPr>
      <w:r>
        <w:rPr>
          <w:rFonts w:cstheme="minorHAnsi"/>
          <w:sz w:val="36"/>
          <w:szCs w:val="36"/>
        </w:rPr>
        <w:t xml:space="preserve"> </w:t>
      </w:r>
      <w:r w:rsidRPr="00844093">
        <w:rPr>
          <w:rFonts w:cstheme="minorHAnsi"/>
          <w:b/>
          <w:bCs/>
          <w:sz w:val="36"/>
          <w:szCs w:val="36"/>
        </w:rPr>
        <w:t>Write scenarios of ATM?</w:t>
      </w:r>
    </w:p>
    <w:p w14:paraId="63990EB4" w14:textId="77777777" w:rsidR="00844093" w:rsidRDefault="00844093" w:rsidP="00844093">
      <w:pPr>
        <w:pStyle w:val="ListParagraph"/>
        <w:numPr>
          <w:ilvl w:val="0"/>
          <w:numId w:val="60"/>
        </w:numPr>
        <w:rPr>
          <w:rFonts w:cstheme="minorHAnsi"/>
          <w:b/>
          <w:bCs/>
          <w:sz w:val="36"/>
          <w:szCs w:val="36"/>
        </w:rPr>
      </w:pPr>
      <w:r w:rsidRPr="00844093">
        <w:rPr>
          <w:rFonts w:cstheme="minorHAnsi"/>
          <w:i/>
          <w:iCs/>
          <w:sz w:val="36"/>
          <w:szCs w:val="36"/>
          <w:u w:val="single"/>
        </w:rPr>
        <w:t>Positive:</w:t>
      </w:r>
    </w:p>
    <w:p w14:paraId="7FE9D6BE" w14:textId="77777777" w:rsidR="00844093" w:rsidRPr="00844093" w:rsidRDefault="00844093" w:rsidP="00844093">
      <w:pPr>
        <w:pStyle w:val="ListParagraph"/>
        <w:numPr>
          <w:ilvl w:val="0"/>
          <w:numId w:val="60"/>
        </w:numPr>
        <w:rPr>
          <w:rFonts w:cstheme="minorHAnsi"/>
          <w:b/>
          <w:bCs/>
          <w:sz w:val="36"/>
          <w:szCs w:val="36"/>
        </w:rPr>
      </w:pPr>
      <w:r>
        <w:rPr>
          <w:rFonts w:cstheme="minorHAnsi"/>
          <w:sz w:val="36"/>
          <w:szCs w:val="36"/>
        </w:rPr>
        <w:t>Verify if user inserts valid card then ATM should accept the card and prompt for a PIN</w:t>
      </w:r>
    </w:p>
    <w:p w14:paraId="537C05B1" w14:textId="57F32826" w:rsidR="00844093" w:rsidRPr="00844093" w:rsidRDefault="00844093" w:rsidP="00844093">
      <w:pPr>
        <w:pStyle w:val="ListParagraph"/>
        <w:numPr>
          <w:ilvl w:val="0"/>
          <w:numId w:val="60"/>
        </w:numPr>
        <w:rPr>
          <w:rFonts w:cstheme="minorHAnsi"/>
          <w:b/>
          <w:bCs/>
          <w:sz w:val="36"/>
          <w:szCs w:val="36"/>
        </w:rPr>
      </w:pPr>
      <w:r>
        <w:rPr>
          <w:rFonts w:cstheme="minorHAnsi"/>
          <w:sz w:val="36"/>
          <w:szCs w:val="36"/>
        </w:rPr>
        <w:lastRenderedPageBreak/>
        <w:t>Verify if user enters the correct PIN, transaction menu is displaying</w:t>
      </w:r>
    </w:p>
    <w:p w14:paraId="0F1E3570" w14:textId="77777777" w:rsidR="00844093" w:rsidRPr="00844093" w:rsidRDefault="00844093" w:rsidP="00844093">
      <w:pPr>
        <w:pStyle w:val="ListParagraph"/>
        <w:numPr>
          <w:ilvl w:val="0"/>
          <w:numId w:val="60"/>
        </w:numPr>
        <w:rPr>
          <w:rFonts w:cstheme="minorHAnsi"/>
          <w:b/>
          <w:bCs/>
          <w:sz w:val="36"/>
          <w:szCs w:val="36"/>
        </w:rPr>
      </w:pPr>
      <w:r>
        <w:rPr>
          <w:rFonts w:cstheme="minorHAnsi"/>
          <w:sz w:val="36"/>
          <w:szCs w:val="36"/>
        </w:rPr>
        <w:t xml:space="preserve">Verify if user is able to select language </w:t>
      </w:r>
    </w:p>
    <w:p w14:paraId="4AB64438" w14:textId="77777777" w:rsidR="00721D54" w:rsidRPr="00721D54" w:rsidRDefault="00721D54" w:rsidP="00844093">
      <w:pPr>
        <w:pStyle w:val="ListParagraph"/>
        <w:numPr>
          <w:ilvl w:val="0"/>
          <w:numId w:val="60"/>
        </w:numPr>
        <w:rPr>
          <w:rFonts w:cstheme="minorHAnsi"/>
          <w:b/>
          <w:bCs/>
          <w:sz w:val="36"/>
          <w:szCs w:val="36"/>
        </w:rPr>
      </w:pPr>
      <w:r>
        <w:rPr>
          <w:rFonts w:cstheme="minorHAnsi"/>
          <w:sz w:val="36"/>
          <w:szCs w:val="36"/>
        </w:rPr>
        <w:t>Verify that all the labels and controls including text boxes, buttons, images and links are present on the screen</w:t>
      </w:r>
    </w:p>
    <w:p w14:paraId="6D20510E" w14:textId="77777777" w:rsidR="00721D54" w:rsidRPr="00721D54" w:rsidRDefault="00721D54" w:rsidP="00844093">
      <w:pPr>
        <w:pStyle w:val="ListParagraph"/>
        <w:numPr>
          <w:ilvl w:val="0"/>
          <w:numId w:val="60"/>
        </w:numPr>
        <w:rPr>
          <w:rFonts w:cstheme="minorHAnsi"/>
          <w:b/>
          <w:bCs/>
          <w:sz w:val="36"/>
          <w:szCs w:val="36"/>
        </w:rPr>
      </w:pPr>
      <w:r>
        <w:rPr>
          <w:rFonts w:cstheme="minorHAnsi"/>
          <w:sz w:val="36"/>
          <w:szCs w:val="36"/>
        </w:rPr>
        <w:t>Verify that the touch of an ATM machine is smooth and operational</w:t>
      </w:r>
    </w:p>
    <w:p w14:paraId="0B29DE26" w14:textId="197A7CD6" w:rsidR="00721D54" w:rsidRPr="00721D54" w:rsidRDefault="00721D54" w:rsidP="00844093">
      <w:pPr>
        <w:pStyle w:val="ListParagraph"/>
        <w:numPr>
          <w:ilvl w:val="0"/>
          <w:numId w:val="60"/>
        </w:numPr>
        <w:rPr>
          <w:rFonts w:cstheme="minorHAnsi"/>
          <w:b/>
          <w:bCs/>
          <w:sz w:val="36"/>
          <w:szCs w:val="36"/>
        </w:rPr>
      </w:pPr>
      <w:r>
        <w:rPr>
          <w:rFonts w:cstheme="minorHAnsi"/>
          <w:sz w:val="36"/>
          <w:szCs w:val="36"/>
        </w:rPr>
        <w:t>Verify that there is a limited number of attempts up-to which the user is allowed to enter the pin-code</w:t>
      </w:r>
    </w:p>
    <w:p w14:paraId="57775EBE" w14:textId="77777777" w:rsidR="00721D54" w:rsidRPr="00721D54" w:rsidRDefault="00721D54" w:rsidP="00844093">
      <w:pPr>
        <w:pStyle w:val="ListParagraph"/>
        <w:numPr>
          <w:ilvl w:val="0"/>
          <w:numId w:val="60"/>
        </w:numPr>
        <w:rPr>
          <w:rFonts w:cstheme="minorHAnsi"/>
          <w:b/>
          <w:bCs/>
          <w:sz w:val="36"/>
          <w:szCs w:val="36"/>
        </w:rPr>
      </w:pPr>
      <w:r>
        <w:rPr>
          <w:rFonts w:cstheme="minorHAnsi"/>
          <w:sz w:val="36"/>
          <w:szCs w:val="36"/>
        </w:rPr>
        <w:t>Verify that the pin is displayed in mask form when entered</w:t>
      </w:r>
    </w:p>
    <w:p w14:paraId="189F06E9" w14:textId="77777777" w:rsidR="00721D54" w:rsidRPr="00721D54" w:rsidRDefault="00721D54" w:rsidP="00844093">
      <w:pPr>
        <w:pStyle w:val="ListParagraph"/>
        <w:numPr>
          <w:ilvl w:val="0"/>
          <w:numId w:val="60"/>
        </w:numPr>
        <w:rPr>
          <w:rFonts w:cstheme="minorHAnsi"/>
          <w:b/>
          <w:bCs/>
          <w:sz w:val="36"/>
          <w:szCs w:val="36"/>
        </w:rPr>
      </w:pPr>
      <w:r>
        <w:rPr>
          <w:rFonts w:cstheme="minorHAnsi"/>
          <w:sz w:val="36"/>
          <w:szCs w:val="36"/>
        </w:rPr>
        <w:t>Verify that the user is allowed to get account details like available balance</w:t>
      </w:r>
    </w:p>
    <w:p w14:paraId="72B14ED1" w14:textId="77777777" w:rsidR="00721D54" w:rsidRDefault="00721D54" w:rsidP="00721D54">
      <w:pPr>
        <w:pStyle w:val="ListParagraph"/>
        <w:numPr>
          <w:ilvl w:val="0"/>
          <w:numId w:val="60"/>
        </w:numPr>
        <w:rPr>
          <w:rFonts w:cstheme="minorHAnsi"/>
          <w:i/>
          <w:iCs/>
          <w:sz w:val="36"/>
          <w:szCs w:val="36"/>
          <w:u w:val="single"/>
        </w:rPr>
      </w:pPr>
      <w:r w:rsidRPr="00721D54">
        <w:rPr>
          <w:rFonts w:cstheme="minorHAnsi"/>
          <w:i/>
          <w:iCs/>
          <w:sz w:val="36"/>
          <w:szCs w:val="36"/>
          <w:u w:val="single"/>
        </w:rPr>
        <w:t>Negative:</w:t>
      </w:r>
    </w:p>
    <w:p w14:paraId="26D442A6" w14:textId="77777777" w:rsidR="00721D54" w:rsidRPr="00721D54" w:rsidRDefault="00721D54" w:rsidP="00721D54">
      <w:pPr>
        <w:pStyle w:val="ListParagraph"/>
        <w:numPr>
          <w:ilvl w:val="0"/>
          <w:numId w:val="60"/>
        </w:numPr>
        <w:rPr>
          <w:rFonts w:cstheme="minorHAnsi"/>
          <w:i/>
          <w:iCs/>
          <w:sz w:val="36"/>
          <w:szCs w:val="36"/>
          <w:u w:val="single"/>
        </w:rPr>
      </w:pPr>
      <w:r>
        <w:rPr>
          <w:rFonts w:cstheme="minorHAnsi"/>
          <w:sz w:val="36"/>
          <w:szCs w:val="36"/>
        </w:rPr>
        <w:t>Verify that no option to continue and enter is displayed to the user when card inserted incorrectly</w:t>
      </w:r>
    </w:p>
    <w:p w14:paraId="4955F2F4" w14:textId="015662CC" w:rsidR="009666B0" w:rsidRPr="009666B0" w:rsidRDefault="009666B0" w:rsidP="00721D54">
      <w:pPr>
        <w:pStyle w:val="ListParagraph"/>
        <w:numPr>
          <w:ilvl w:val="0"/>
          <w:numId w:val="60"/>
        </w:numPr>
        <w:rPr>
          <w:rFonts w:cstheme="minorHAnsi"/>
          <w:i/>
          <w:iCs/>
          <w:sz w:val="36"/>
          <w:szCs w:val="36"/>
          <w:u w:val="single"/>
        </w:rPr>
      </w:pPr>
      <w:r>
        <w:rPr>
          <w:rFonts w:cstheme="minorHAnsi"/>
          <w:sz w:val="36"/>
          <w:szCs w:val="36"/>
        </w:rPr>
        <w:t>Verify if the total number of incorrect PIN attempts gets surpassed than the user is not allowed to continue further and operations like temporary blocking of card gets initiated</w:t>
      </w:r>
    </w:p>
    <w:p w14:paraId="3E8387BF" w14:textId="0B7C6631" w:rsidR="009666B0" w:rsidRPr="009666B0" w:rsidRDefault="009666B0" w:rsidP="00721D54">
      <w:pPr>
        <w:pStyle w:val="ListParagraph"/>
        <w:numPr>
          <w:ilvl w:val="0"/>
          <w:numId w:val="60"/>
        </w:numPr>
        <w:rPr>
          <w:rFonts w:cstheme="minorHAnsi"/>
          <w:i/>
          <w:iCs/>
          <w:sz w:val="36"/>
          <w:szCs w:val="36"/>
          <w:u w:val="single"/>
        </w:rPr>
      </w:pPr>
      <w:r>
        <w:rPr>
          <w:rFonts w:cstheme="minorHAnsi"/>
          <w:sz w:val="36"/>
          <w:szCs w:val="36"/>
        </w:rPr>
        <w:t>Verify that the user is prompted to enter the amount again in case the amount entered is less than the minimum amount configured</w:t>
      </w:r>
    </w:p>
    <w:p w14:paraId="1086B024" w14:textId="77777777" w:rsidR="009666B0" w:rsidRPr="009666B0" w:rsidRDefault="009666B0" w:rsidP="00721D54">
      <w:pPr>
        <w:pStyle w:val="ListParagraph"/>
        <w:numPr>
          <w:ilvl w:val="0"/>
          <w:numId w:val="60"/>
        </w:numPr>
        <w:rPr>
          <w:rFonts w:cstheme="minorHAnsi"/>
          <w:i/>
          <w:iCs/>
          <w:sz w:val="36"/>
          <w:szCs w:val="36"/>
          <w:u w:val="single"/>
        </w:rPr>
      </w:pPr>
      <w:r>
        <w:rPr>
          <w:rFonts w:cstheme="minorHAnsi"/>
          <w:sz w:val="36"/>
          <w:szCs w:val="36"/>
        </w:rPr>
        <w:t>Verify that the user cannot withdraw more amount than the total available balance and a proper msg. should be displayed</w:t>
      </w:r>
    </w:p>
    <w:p w14:paraId="6DF61DB4" w14:textId="77777777" w:rsidR="009666B0" w:rsidRPr="009666B0" w:rsidRDefault="009666B0" w:rsidP="00721D54">
      <w:pPr>
        <w:pStyle w:val="ListParagraph"/>
        <w:numPr>
          <w:ilvl w:val="0"/>
          <w:numId w:val="60"/>
        </w:numPr>
        <w:rPr>
          <w:rFonts w:cstheme="minorHAnsi"/>
          <w:i/>
          <w:iCs/>
          <w:sz w:val="36"/>
          <w:szCs w:val="36"/>
          <w:u w:val="single"/>
        </w:rPr>
      </w:pPr>
      <w:r>
        <w:rPr>
          <w:rFonts w:cstheme="minorHAnsi"/>
          <w:sz w:val="36"/>
          <w:szCs w:val="36"/>
        </w:rPr>
        <w:t>Verify that the user’s session time out is maintained</w:t>
      </w:r>
    </w:p>
    <w:p w14:paraId="3829F7E0" w14:textId="77777777" w:rsidR="009666B0" w:rsidRPr="009666B0" w:rsidRDefault="009666B0" w:rsidP="00721D54">
      <w:pPr>
        <w:pStyle w:val="ListParagraph"/>
        <w:numPr>
          <w:ilvl w:val="0"/>
          <w:numId w:val="60"/>
        </w:numPr>
        <w:rPr>
          <w:rFonts w:cstheme="minorHAnsi"/>
          <w:i/>
          <w:iCs/>
          <w:sz w:val="36"/>
          <w:szCs w:val="36"/>
          <w:u w:val="single"/>
        </w:rPr>
      </w:pPr>
      <w:r>
        <w:rPr>
          <w:rFonts w:cstheme="minorHAnsi"/>
          <w:sz w:val="36"/>
          <w:szCs w:val="36"/>
        </w:rPr>
        <w:lastRenderedPageBreak/>
        <w:t>Verify that the user is not allowed to exceed one day transaction limit</w:t>
      </w:r>
    </w:p>
    <w:p w14:paraId="1595796E" w14:textId="77777777" w:rsidR="009666B0" w:rsidRPr="009666B0" w:rsidRDefault="009666B0" w:rsidP="00721D54">
      <w:pPr>
        <w:pStyle w:val="ListParagraph"/>
        <w:numPr>
          <w:ilvl w:val="0"/>
          <w:numId w:val="60"/>
        </w:numPr>
        <w:rPr>
          <w:rFonts w:cstheme="minorHAnsi"/>
          <w:i/>
          <w:iCs/>
          <w:sz w:val="36"/>
          <w:szCs w:val="36"/>
          <w:u w:val="single"/>
        </w:rPr>
      </w:pPr>
      <w:r>
        <w:rPr>
          <w:rFonts w:cstheme="minorHAnsi"/>
          <w:sz w:val="36"/>
          <w:szCs w:val="36"/>
        </w:rPr>
        <w:t>Verify that the user is allowed to do only one transaction per PIN</w:t>
      </w:r>
    </w:p>
    <w:p w14:paraId="3FC64E4D" w14:textId="77777777" w:rsidR="000E638E" w:rsidRPr="000E638E" w:rsidRDefault="000E638E" w:rsidP="00721D54">
      <w:pPr>
        <w:pStyle w:val="ListParagraph"/>
        <w:numPr>
          <w:ilvl w:val="0"/>
          <w:numId w:val="60"/>
        </w:numPr>
        <w:rPr>
          <w:rFonts w:cstheme="minorHAnsi"/>
          <w:i/>
          <w:iCs/>
          <w:sz w:val="36"/>
          <w:szCs w:val="36"/>
          <w:u w:val="single"/>
        </w:rPr>
      </w:pPr>
      <w:r>
        <w:rPr>
          <w:rFonts w:cstheme="minorHAnsi"/>
          <w:sz w:val="36"/>
          <w:szCs w:val="36"/>
        </w:rPr>
        <w:t xml:space="preserve">Verify that the user is not allowed to proceed with the </w:t>
      </w:r>
      <w:r w:rsidRPr="000D70FE">
        <w:rPr>
          <w:rFonts w:cstheme="minorHAnsi"/>
          <w:sz w:val="36"/>
          <w:szCs w:val="36"/>
        </w:rPr>
        <w:t>expired ATM card</w:t>
      </w:r>
      <w:r>
        <w:rPr>
          <w:rFonts w:cstheme="minorHAnsi"/>
          <w:sz w:val="36"/>
          <w:szCs w:val="36"/>
        </w:rPr>
        <w:t xml:space="preserve"> and that the proper error message gets displayed</w:t>
      </w:r>
    </w:p>
    <w:p w14:paraId="3AD2D6F7" w14:textId="77777777" w:rsidR="000E638E" w:rsidRDefault="000E638E" w:rsidP="000E638E">
      <w:pPr>
        <w:pStyle w:val="ListParagraph"/>
        <w:ind w:left="360"/>
        <w:rPr>
          <w:rFonts w:cstheme="minorHAnsi"/>
          <w:sz w:val="36"/>
          <w:szCs w:val="36"/>
        </w:rPr>
      </w:pPr>
    </w:p>
    <w:p w14:paraId="477A3622" w14:textId="77777777" w:rsidR="007E6887" w:rsidRPr="007E6887" w:rsidRDefault="007E6887" w:rsidP="000E638E">
      <w:pPr>
        <w:pStyle w:val="ListParagraph"/>
        <w:numPr>
          <w:ilvl w:val="0"/>
          <w:numId w:val="57"/>
        </w:numPr>
        <w:rPr>
          <w:rFonts w:cstheme="minorHAnsi"/>
          <w:b/>
          <w:bCs/>
          <w:i/>
          <w:iCs/>
          <w:sz w:val="36"/>
          <w:szCs w:val="36"/>
          <w:u w:val="single"/>
        </w:rPr>
      </w:pPr>
      <w:r>
        <w:rPr>
          <w:rFonts w:cstheme="minorHAnsi"/>
          <w:sz w:val="36"/>
          <w:szCs w:val="36"/>
        </w:rPr>
        <w:t xml:space="preserve"> </w:t>
      </w:r>
      <w:r w:rsidRPr="007E6887">
        <w:rPr>
          <w:rFonts w:cstheme="minorHAnsi"/>
          <w:b/>
          <w:bCs/>
          <w:sz w:val="36"/>
          <w:szCs w:val="36"/>
        </w:rPr>
        <w:t>When to do Usability Testing?</w:t>
      </w:r>
    </w:p>
    <w:p w14:paraId="18ABE014" w14:textId="7821C6A9" w:rsidR="00E073FB" w:rsidRDefault="000D70FE" w:rsidP="000D70FE">
      <w:pPr>
        <w:pStyle w:val="ListParagraph"/>
        <w:numPr>
          <w:ilvl w:val="0"/>
          <w:numId w:val="63"/>
        </w:numPr>
        <w:rPr>
          <w:rFonts w:cstheme="minorHAnsi"/>
          <w:sz w:val="36"/>
          <w:szCs w:val="36"/>
        </w:rPr>
      </w:pPr>
      <w:r w:rsidRPr="000D70FE">
        <w:rPr>
          <w:rFonts w:cstheme="minorHAnsi"/>
          <w:sz w:val="36"/>
          <w:szCs w:val="36"/>
        </w:rPr>
        <w:t>Aesthetics and design are important. How well a product looks usually determines how well it works.</w:t>
      </w:r>
    </w:p>
    <w:p w14:paraId="41E15A68" w14:textId="68AF9E15" w:rsidR="000D70FE" w:rsidRPr="000D70FE" w:rsidRDefault="000D70FE" w:rsidP="000D70FE">
      <w:pPr>
        <w:pStyle w:val="ListParagraph"/>
        <w:numPr>
          <w:ilvl w:val="0"/>
          <w:numId w:val="63"/>
        </w:numPr>
        <w:rPr>
          <w:rFonts w:cstheme="minorHAnsi"/>
          <w:sz w:val="36"/>
          <w:szCs w:val="36"/>
        </w:rPr>
      </w:pPr>
      <w:r w:rsidRPr="000D70FE">
        <w:rPr>
          <w:rFonts w:cstheme="minorHAnsi"/>
          <w:sz w:val="36"/>
          <w:szCs w:val="36"/>
        </w:rPr>
        <w:t>Usability Testing identifies usability errors in the development cycle and can save a product from failure.</w:t>
      </w:r>
    </w:p>
    <w:p w14:paraId="6C2C2186" w14:textId="77777777" w:rsidR="00622343" w:rsidRPr="007E6887" w:rsidRDefault="00622343" w:rsidP="00C11743">
      <w:pPr>
        <w:pStyle w:val="ListParagraph"/>
        <w:ind w:left="360"/>
        <w:rPr>
          <w:rFonts w:cstheme="minorHAnsi"/>
          <w:b/>
          <w:bCs/>
          <w:sz w:val="36"/>
          <w:szCs w:val="36"/>
        </w:rPr>
      </w:pPr>
    </w:p>
    <w:p w14:paraId="1B9D0B99" w14:textId="50946C3E" w:rsidR="00C11743" w:rsidRDefault="000D70FE" w:rsidP="000D70FE">
      <w:pPr>
        <w:pStyle w:val="ListParagraph"/>
        <w:numPr>
          <w:ilvl w:val="0"/>
          <w:numId w:val="57"/>
        </w:numPr>
        <w:rPr>
          <w:rFonts w:cstheme="minorHAnsi"/>
          <w:b/>
          <w:bCs/>
          <w:sz w:val="36"/>
          <w:szCs w:val="36"/>
        </w:rPr>
      </w:pPr>
      <w:r>
        <w:rPr>
          <w:rFonts w:cstheme="minorHAnsi"/>
          <w:b/>
          <w:bCs/>
          <w:sz w:val="36"/>
          <w:szCs w:val="36"/>
        </w:rPr>
        <w:t xml:space="preserve"> What is the procedure for GUI testing?</w:t>
      </w:r>
    </w:p>
    <w:p w14:paraId="26FC4A62" w14:textId="16D11689" w:rsidR="000D70FE" w:rsidRPr="000D70FE" w:rsidRDefault="000D70FE" w:rsidP="000D70FE">
      <w:pPr>
        <w:pStyle w:val="ListParagraph"/>
        <w:numPr>
          <w:ilvl w:val="0"/>
          <w:numId w:val="64"/>
        </w:numPr>
        <w:rPr>
          <w:rFonts w:cstheme="minorHAnsi"/>
          <w:sz w:val="36"/>
          <w:szCs w:val="36"/>
        </w:rPr>
      </w:pPr>
      <w:r w:rsidRPr="000D70FE">
        <w:rPr>
          <w:rFonts w:cstheme="minorHAnsi"/>
          <w:sz w:val="36"/>
          <w:szCs w:val="36"/>
        </w:rPr>
        <w:t xml:space="preserve">MANUAL BASED TESTING </w:t>
      </w:r>
      <w:r>
        <w:rPr>
          <w:rFonts w:cstheme="minorHAnsi"/>
          <w:sz w:val="36"/>
          <w:szCs w:val="36"/>
        </w:rPr>
        <w:t xml:space="preserve">                                                                  </w:t>
      </w:r>
      <w:r w:rsidRPr="000D70FE">
        <w:rPr>
          <w:rFonts w:cstheme="minorHAnsi"/>
          <w:sz w:val="36"/>
          <w:szCs w:val="36"/>
        </w:rPr>
        <w:t>Under this approach, graphical screens are checked manually by testers in conformance with the requirements stated in business requirements document.</w:t>
      </w:r>
    </w:p>
    <w:p w14:paraId="1A0D5AAD" w14:textId="64F8B4C9" w:rsidR="00C11743" w:rsidRDefault="000D70FE" w:rsidP="000D70FE">
      <w:pPr>
        <w:pStyle w:val="ListParagraph"/>
        <w:numPr>
          <w:ilvl w:val="0"/>
          <w:numId w:val="64"/>
        </w:numPr>
        <w:rPr>
          <w:rFonts w:cstheme="minorHAnsi"/>
          <w:sz w:val="36"/>
          <w:szCs w:val="36"/>
        </w:rPr>
      </w:pPr>
      <w:r w:rsidRPr="000D70FE">
        <w:rPr>
          <w:rFonts w:cstheme="minorHAnsi"/>
          <w:sz w:val="36"/>
          <w:szCs w:val="36"/>
        </w:rPr>
        <w:t xml:space="preserve">RECORD AND REPLAY </w:t>
      </w:r>
      <w:r>
        <w:rPr>
          <w:rFonts w:cstheme="minorHAnsi"/>
          <w:sz w:val="36"/>
          <w:szCs w:val="36"/>
        </w:rPr>
        <w:t xml:space="preserve">                                                            </w:t>
      </w:r>
      <w:r w:rsidRPr="000D70FE">
        <w:rPr>
          <w:rFonts w:cstheme="minorHAnsi"/>
          <w:sz w:val="36"/>
          <w:szCs w:val="36"/>
        </w:rPr>
        <w:t>GUI testing can be done using automation tools. This is done in 2 parts. During Record</w:t>
      </w:r>
      <w:r>
        <w:rPr>
          <w:rFonts w:cstheme="minorHAnsi"/>
          <w:sz w:val="36"/>
          <w:szCs w:val="36"/>
        </w:rPr>
        <w:t>,</w:t>
      </w:r>
      <w:r w:rsidRPr="000D70FE">
        <w:rPr>
          <w:rFonts w:cstheme="minorHAnsi"/>
          <w:sz w:val="36"/>
          <w:szCs w:val="36"/>
        </w:rPr>
        <w:t xml:space="preserve"> test steps are captured into the automation tool. During playback, the recorded test steps are executed on the Application under Test. Example of such tools </w:t>
      </w:r>
      <w:r>
        <w:rPr>
          <w:rFonts w:cstheme="minorHAnsi"/>
          <w:sz w:val="36"/>
          <w:szCs w:val="36"/>
        </w:rPr>
        <w:t>–</w:t>
      </w:r>
      <w:r w:rsidRPr="000D70FE">
        <w:rPr>
          <w:rFonts w:cstheme="minorHAnsi"/>
          <w:sz w:val="36"/>
          <w:szCs w:val="36"/>
        </w:rPr>
        <w:t xml:space="preserve"> QTP</w:t>
      </w:r>
    </w:p>
    <w:p w14:paraId="19E0038B" w14:textId="60073676" w:rsidR="000D70FE" w:rsidRDefault="000D70FE" w:rsidP="000D70FE">
      <w:pPr>
        <w:pStyle w:val="ListParagraph"/>
        <w:numPr>
          <w:ilvl w:val="0"/>
          <w:numId w:val="64"/>
        </w:numPr>
        <w:rPr>
          <w:rFonts w:cstheme="minorHAnsi"/>
          <w:sz w:val="36"/>
          <w:szCs w:val="36"/>
        </w:rPr>
      </w:pPr>
      <w:r w:rsidRPr="000D70FE">
        <w:rPr>
          <w:rFonts w:cstheme="minorHAnsi"/>
          <w:sz w:val="36"/>
          <w:szCs w:val="36"/>
        </w:rPr>
        <w:t xml:space="preserve">MODEL BASED TESTING </w:t>
      </w:r>
      <w:r>
        <w:rPr>
          <w:rFonts w:cstheme="minorHAnsi"/>
          <w:sz w:val="36"/>
          <w:szCs w:val="36"/>
        </w:rPr>
        <w:t xml:space="preserve">                                                           </w:t>
      </w:r>
      <w:r w:rsidRPr="000D70FE">
        <w:rPr>
          <w:rFonts w:cstheme="minorHAnsi"/>
          <w:sz w:val="36"/>
          <w:szCs w:val="36"/>
        </w:rPr>
        <w:t>A model is a graphical description of system’s behavio</w:t>
      </w:r>
      <w:r>
        <w:rPr>
          <w:rFonts w:cstheme="minorHAnsi"/>
          <w:sz w:val="36"/>
          <w:szCs w:val="36"/>
        </w:rPr>
        <w:t>u</w:t>
      </w:r>
      <w:r w:rsidRPr="000D70FE">
        <w:rPr>
          <w:rFonts w:cstheme="minorHAnsi"/>
          <w:sz w:val="36"/>
          <w:szCs w:val="36"/>
        </w:rPr>
        <w:t xml:space="preserve">r. It </w:t>
      </w:r>
      <w:r w:rsidRPr="000D70FE">
        <w:rPr>
          <w:rFonts w:cstheme="minorHAnsi"/>
          <w:sz w:val="36"/>
          <w:szCs w:val="36"/>
        </w:rPr>
        <w:lastRenderedPageBreak/>
        <w:t>helps us to understand and predict the system behavio</w:t>
      </w:r>
      <w:r>
        <w:rPr>
          <w:rFonts w:cstheme="minorHAnsi"/>
          <w:sz w:val="36"/>
          <w:szCs w:val="36"/>
        </w:rPr>
        <w:t>u</w:t>
      </w:r>
      <w:r w:rsidRPr="000D70FE">
        <w:rPr>
          <w:rFonts w:cstheme="minorHAnsi"/>
          <w:sz w:val="36"/>
          <w:szCs w:val="36"/>
        </w:rPr>
        <w:t>r. Models help in a generation of efficient test cases using the system requirements.</w:t>
      </w:r>
    </w:p>
    <w:p w14:paraId="03F33185" w14:textId="77777777" w:rsidR="000D70FE" w:rsidRDefault="000D70FE" w:rsidP="000D70FE">
      <w:pPr>
        <w:pStyle w:val="ListParagraph"/>
        <w:ind w:left="502"/>
        <w:rPr>
          <w:rFonts w:cstheme="minorHAnsi"/>
          <w:sz w:val="36"/>
          <w:szCs w:val="36"/>
        </w:rPr>
      </w:pPr>
    </w:p>
    <w:p w14:paraId="01329D1F" w14:textId="5472BA3D" w:rsidR="000D70FE" w:rsidRDefault="000D70FE" w:rsidP="000D70FE">
      <w:pPr>
        <w:pStyle w:val="ListParagraph"/>
        <w:numPr>
          <w:ilvl w:val="0"/>
          <w:numId w:val="57"/>
        </w:numPr>
        <w:rPr>
          <w:rFonts w:cstheme="minorHAnsi"/>
          <w:b/>
          <w:bCs/>
          <w:sz w:val="36"/>
          <w:szCs w:val="36"/>
        </w:rPr>
      </w:pPr>
      <w:r>
        <w:rPr>
          <w:rFonts w:cstheme="minorHAnsi"/>
          <w:sz w:val="36"/>
          <w:szCs w:val="36"/>
        </w:rPr>
        <w:t xml:space="preserve"> </w:t>
      </w:r>
      <w:r w:rsidRPr="000D70FE">
        <w:rPr>
          <w:rFonts w:cstheme="minorHAnsi"/>
          <w:b/>
          <w:bCs/>
          <w:sz w:val="36"/>
          <w:szCs w:val="36"/>
        </w:rPr>
        <w:t>Write Scenarios of microwave oven?</w:t>
      </w:r>
    </w:p>
    <w:p w14:paraId="657D8B61" w14:textId="1CC487DE" w:rsidR="000D70FE" w:rsidRPr="00FF5FD7" w:rsidRDefault="00FF5FD7" w:rsidP="000D70FE">
      <w:pPr>
        <w:pStyle w:val="ListParagraph"/>
        <w:numPr>
          <w:ilvl w:val="0"/>
          <w:numId w:val="65"/>
        </w:numPr>
        <w:rPr>
          <w:rFonts w:cstheme="minorHAnsi"/>
          <w:b/>
          <w:bCs/>
          <w:sz w:val="36"/>
          <w:szCs w:val="36"/>
          <w:u w:val="single"/>
        </w:rPr>
      </w:pPr>
      <w:r w:rsidRPr="00FF5FD7">
        <w:rPr>
          <w:rFonts w:cstheme="minorHAnsi"/>
          <w:sz w:val="36"/>
          <w:szCs w:val="36"/>
          <w:u w:val="single"/>
        </w:rPr>
        <w:t>Positive:</w:t>
      </w:r>
    </w:p>
    <w:p w14:paraId="5E5C31DD" w14:textId="274C3225" w:rsidR="00FF5FD7" w:rsidRPr="00FF5FD7" w:rsidRDefault="00FF5FD7" w:rsidP="000D70FE">
      <w:pPr>
        <w:pStyle w:val="ListParagraph"/>
        <w:numPr>
          <w:ilvl w:val="0"/>
          <w:numId w:val="65"/>
        </w:numPr>
        <w:rPr>
          <w:rFonts w:cstheme="minorHAnsi"/>
          <w:b/>
          <w:bCs/>
          <w:sz w:val="36"/>
          <w:szCs w:val="36"/>
          <w:u w:val="single"/>
        </w:rPr>
      </w:pPr>
      <w:r>
        <w:rPr>
          <w:rFonts w:cstheme="minorHAnsi"/>
          <w:sz w:val="36"/>
          <w:szCs w:val="36"/>
        </w:rPr>
        <w:t>Verify that the dimensions of the oven are as per specifications</w:t>
      </w:r>
    </w:p>
    <w:p w14:paraId="14B29824" w14:textId="19BCD752" w:rsidR="00FF5FD7" w:rsidRPr="00FF5FD7" w:rsidRDefault="00FF5FD7" w:rsidP="000D70FE">
      <w:pPr>
        <w:pStyle w:val="ListParagraph"/>
        <w:numPr>
          <w:ilvl w:val="0"/>
          <w:numId w:val="65"/>
        </w:numPr>
        <w:rPr>
          <w:rFonts w:cstheme="minorHAnsi"/>
          <w:b/>
          <w:bCs/>
          <w:sz w:val="36"/>
          <w:szCs w:val="36"/>
          <w:u w:val="single"/>
        </w:rPr>
      </w:pPr>
      <w:r>
        <w:rPr>
          <w:rFonts w:cstheme="minorHAnsi"/>
          <w:sz w:val="36"/>
          <w:szCs w:val="36"/>
        </w:rPr>
        <w:t>Verify that the oven’s material is optimal for its use as an oven</w:t>
      </w:r>
    </w:p>
    <w:p w14:paraId="30C4655E" w14:textId="54A8EA26" w:rsidR="00FF5FD7" w:rsidRPr="00FF5FD7" w:rsidRDefault="00FF5FD7" w:rsidP="000D70FE">
      <w:pPr>
        <w:pStyle w:val="ListParagraph"/>
        <w:numPr>
          <w:ilvl w:val="0"/>
          <w:numId w:val="65"/>
        </w:numPr>
        <w:rPr>
          <w:rFonts w:cstheme="minorHAnsi"/>
          <w:b/>
          <w:bCs/>
          <w:sz w:val="36"/>
          <w:szCs w:val="36"/>
          <w:u w:val="single"/>
        </w:rPr>
      </w:pPr>
      <w:r>
        <w:rPr>
          <w:rFonts w:cstheme="minorHAnsi"/>
          <w:sz w:val="36"/>
          <w:szCs w:val="36"/>
        </w:rPr>
        <w:t>Verify that the oven heats the food at the desired temperature properly</w:t>
      </w:r>
    </w:p>
    <w:p w14:paraId="7655B40E" w14:textId="6B888B8F" w:rsidR="00FF5FD7" w:rsidRPr="00FF5FD7" w:rsidRDefault="00FF5FD7" w:rsidP="000D70FE">
      <w:pPr>
        <w:pStyle w:val="ListParagraph"/>
        <w:numPr>
          <w:ilvl w:val="0"/>
          <w:numId w:val="65"/>
        </w:numPr>
        <w:rPr>
          <w:rFonts w:cstheme="minorHAnsi"/>
          <w:b/>
          <w:bCs/>
          <w:sz w:val="36"/>
          <w:szCs w:val="36"/>
          <w:u w:val="single"/>
        </w:rPr>
      </w:pPr>
      <w:r>
        <w:rPr>
          <w:rFonts w:cstheme="minorHAnsi"/>
          <w:sz w:val="36"/>
          <w:szCs w:val="36"/>
        </w:rPr>
        <w:t>Verify that oven heats the food at desired temperature within specified time duration</w:t>
      </w:r>
    </w:p>
    <w:p w14:paraId="7094622D" w14:textId="1AD760DD" w:rsidR="00FF5FD7" w:rsidRPr="00EC1277" w:rsidRDefault="00FF5FD7" w:rsidP="000D70FE">
      <w:pPr>
        <w:pStyle w:val="ListParagraph"/>
        <w:numPr>
          <w:ilvl w:val="0"/>
          <w:numId w:val="65"/>
        </w:numPr>
        <w:rPr>
          <w:rFonts w:cstheme="minorHAnsi"/>
          <w:b/>
          <w:bCs/>
          <w:sz w:val="36"/>
          <w:szCs w:val="36"/>
          <w:u w:val="single"/>
        </w:rPr>
      </w:pPr>
      <w:r>
        <w:rPr>
          <w:rFonts w:cstheme="minorHAnsi"/>
          <w:sz w:val="36"/>
          <w:szCs w:val="36"/>
        </w:rPr>
        <w:t>Verify oven</w:t>
      </w:r>
      <w:r w:rsidR="00EC1277">
        <w:rPr>
          <w:rFonts w:cstheme="minorHAnsi"/>
          <w:sz w:val="36"/>
          <w:szCs w:val="36"/>
        </w:rPr>
        <w:t>s functioning with maximum attainable temperature</w:t>
      </w:r>
    </w:p>
    <w:p w14:paraId="7DDAAB7B" w14:textId="532775A6" w:rsidR="00EC1277" w:rsidRPr="00EC1277" w:rsidRDefault="00EC1277" w:rsidP="000D70FE">
      <w:pPr>
        <w:pStyle w:val="ListParagraph"/>
        <w:numPr>
          <w:ilvl w:val="0"/>
          <w:numId w:val="65"/>
        </w:numPr>
        <w:rPr>
          <w:rFonts w:cstheme="minorHAnsi"/>
          <w:b/>
          <w:bCs/>
          <w:sz w:val="36"/>
          <w:szCs w:val="36"/>
          <w:u w:val="single"/>
        </w:rPr>
      </w:pPr>
      <w:r>
        <w:rPr>
          <w:rFonts w:cstheme="minorHAnsi"/>
          <w:sz w:val="36"/>
          <w:szCs w:val="36"/>
        </w:rPr>
        <w:t>Verify the oven’s functioning with minimum attainable temperature</w:t>
      </w:r>
    </w:p>
    <w:p w14:paraId="463D9D71" w14:textId="0D5BC29E" w:rsidR="00EC1277" w:rsidRPr="00EC1277" w:rsidRDefault="00EC1277" w:rsidP="00EC1277">
      <w:pPr>
        <w:pStyle w:val="ListParagraph"/>
        <w:numPr>
          <w:ilvl w:val="0"/>
          <w:numId w:val="65"/>
        </w:numPr>
        <w:rPr>
          <w:rFonts w:cstheme="minorHAnsi"/>
          <w:b/>
          <w:bCs/>
          <w:sz w:val="36"/>
          <w:szCs w:val="36"/>
          <w:u w:val="single"/>
        </w:rPr>
      </w:pPr>
      <w:r>
        <w:rPr>
          <w:rFonts w:cstheme="minorHAnsi"/>
          <w:sz w:val="36"/>
          <w:szCs w:val="36"/>
        </w:rPr>
        <w:t>Verify that the oven’s door closes properly</w:t>
      </w:r>
    </w:p>
    <w:p w14:paraId="5A79CC0D" w14:textId="2ABAA28B" w:rsidR="00EC1277" w:rsidRPr="00EC1277" w:rsidRDefault="00EC1277" w:rsidP="00EC1277">
      <w:pPr>
        <w:pStyle w:val="ListParagraph"/>
        <w:numPr>
          <w:ilvl w:val="0"/>
          <w:numId w:val="65"/>
        </w:numPr>
        <w:rPr>
          <w:rFonts w:cstheme="minorHAnsi"/>
          <w:b/>
          <w:bCs/>
          <w:sz w:val="36"/>
          <w:szCs w:val="36"/>
          <w:u w:val="single"/>
        </w:rPr>
      </w:pPr>
      <w:r>
        <w:rPr>
          <w:rFonts w:cstheme="minorHAnsi"/>
          <w:sz w:val="36"/>
          <w:szCs w:val="36"/>
        </w:rPr>
        <w:t>Verify the oven’s functionality with different kind of containers</w:t>
      </w:r>
    </w:p>
    <w:p w14:paraId="2A641BE2" w14:textId="2D7C8008" w:rsidR="00EC1277" w:rsidRPr="00EC1277" w:rsidRDefault="00EC1277" w:rsidP="00EC1277">
      <w:pPr>
        <w:pStyle w:val="ListParagraph"/>
        <w:numPr>
          <w:ilvl w:val="0"/>
          <w:numId w:val="65"/>
        </w:numPr>
        <w:rPr>
          <w:rFonts w:cstheme="minorHAnsi"/>
          <w:b/>
          <w:bCs/>
          <w:sz w:val="36"/>
          <w:szCs w:val="36"/>
          <w:u w:val="single"/>
        </w:rPr>
      </w:pPr>
      <w:r w:rsidRPr="00EC1277">
        <w:rPr>
          <w:rFonts w:cstheme="minorHAnsi"/>
          <w:sz w:val="36"/>
          <w:szCs w:val="36"/>
          <w:u w:val="single"/>
        </w:rPr>
        <w:t>Negative:</w:t>
      </w:r>
    </w:p>
    <w:p w14:paraId="241EA626" w14:textId="5EA7A437" w:rsidR="00EC1277" w:rsidRPr="00EC1277" w:rsidRDefault="00EC1277" w:rsidP="00EC1277">
      <w:pPr>
        <w:pStyle w:val="ListParagraph"/>
        <w:numPr>
          <w:ilvl w:val="0"/>
          <w:numId w:val="65"/>
        </w:numPr>
        <w:rPr>
          <w:rFonts w:cstheme="minorHAnsi"/>
          <w:b/>
          <w:bCs/>
          <w:sz w:val="36"/>
          <w:szCs w:val="36"/>
          <w:u w:val="single"/>
        </w:rPr>
      </w:pPr>
      <w:r>
        <w:rPr>
          <w:rFonts w:cstheme="minorHAnsi"/>
          <w:sz w:val="36"/>
          <w:szCs w:val="36"/>
        </w:rPr>
        <w:t>Verify if oven starts without setting time</w:t>
      </w:r>
    </w:p>
    <w:p w14:paraId="053865DC" w14:textId="59728E87" w:rsidR="00EC1277" w:rsidRPr="00EC1277" w:rsidRDefault="00EC1277" w:rsidP="00EC1277">
      <w:pPr>
        <w:pStyle w:val="ListParagraph"/>
        <w:numPr>
          <w:ilvl w:val="0"/>
          <w:numId w:val="65"/>
        </w:numPr>
        <w:rPr>
          <w:rFonts w:cstheme="minorHAnsi"/>
          <w:b/>
          <w:bCs/>
          <w:sz w:val="36"/>
          <w:szCs w:val="36"/>
          <w:u w:val="single"/>
        </w:rPr>
      </w:pPr>
      <w:r>
        <w:rPr>
          <w:rFonts w:cstheme="minorHAnsi"/>
          <w:sz w:val="36"/>
          <w:szCs w:val="36"/>
        </w:rPr>
        <w:t>Verify if oven starts when the door is open</w:t>
      </w:r>
    </w:p>
    <w:p w14:paraId="21709511" w14:textId="3249ABC5" w:rsidR="00EC1277" w:rsidRPr="00EC1277" w:rsidRDefault="00EC1277" w:rsidP="00EC1277">
      <w:pPr>
        <w:pStyle w:val="ListParagraph"/>
        <w:numPr>
          <w:ilvl w:val="0"/>
          <w:numId w:val="65"/>
        </w:numPr>
        <w:rPr>
          <w:rFonts w:cstheme="minorHAnsi"/>
          <w:b/>
          <w:bCs/>
          <w:sz w:val="36"/>
          <w:szCs w:val="36"/>
          <w:u w:val="single"/>
        </w:rPr>
      </w:pPr>
      <w:r>
        <w:rPr>
          <w:rFonts w:cstheme="minorHAnsi"/>
          <w:sz w:val="36"/>
          <w:szCs w:val="36"/>
        </w:rPr>
        <w:t>Verify microwave function during power cut</w:t>
      </w:r>
    </w:p>
    <w:p w14:paraId="35444963" w14:textId="736DD688" w:rsidR="00EC1277" w:rsidRPr="00EC1277" w:rsidRDefault="00EC1277" w:rsidP="00EC1277">
      <w:pPr>
        <w:pStyle w:val="ListParagraph"/>
        <w:numPr>
          <w:ilvl w:val="0"/>
          <w:numId w:val="65"/>
        </w:numPr>
        <w:rPr>
          <w:rFonts w:cstheme="minorHAnsi"/>
          <w:b/>
          <w:bCs/>
          <w:sz w:val="36"/>
          <w:szCs w:val="36"/>
          <w:u w:val="single"/>
        </w:rPr>
      </w:pPr>
      <w:r>
        <w:rPr>
          <w:rFonts w:cstheme="minorHAnsi"/>
          <w:sz w:val="36"/>
          <w:szCs w:val="36"/>
        </w:rPr>
        <w:t>Verify microwave functioning at high voltage</w:t>
      </w:r>
    </w:p>
    <w:p w14:paraId="4B4D47C8" w14:textId="4038A284" w:rsidR="00EC1277" w:rsidRPr="00EC1277" w:rsidRDefault="00EC1277" w:rsidP="00EC1277">
      <w:pPr>
        <w:pStyle w:val="ListParagraph"/>
        <w:numPr>
          <w:ilvl w:val="0"/>
          <w:numId w:val="65"/>
        </w:numPr>
        <w:rPr>
          <w:rFonts w:cstheme="minorHAnsi"/>
          <w:b/>
          <w:bCs/>
          <w:sz w:val="36"/>
          <w:szCs w:val="36"/>
          <w:u w:val="single"/>
        </w:rPr>
      </w:pPr>
      <w:r>
        <w:rPr>
          <w:rFonts w:cstheme="minorHAnsi"/>
          <w:sz w:val="36"/>
          <w:szCs w:val="36"/>
        </w:rPr>
        <w:lastRenderedPageBreak/>
        <w:t>Verify if microwave crashes or not when multiple buttons are pressed</w:t>
      </w:r>
    </w:p>
    <w:p w14:paraId="654B0B74" w14:textId="2BD3D4C8" w:rsidR="00EC1277" w:rsidRPr="00EC1277" w:rsidRDefault="00EC1277" w:rsidP="00EC1277">
      <w:pPr>
        <w:pStyle w:val="ListParagraph"/>
        <w:numPr>
          <w:ilvl w:val="0"/>
          <w:numId w:val="65"/>
        </w:numPr>
        <w:rPr>
          <w:rFonts w:cstheme="minorHAnsi"/>
          <w:b/>
          <w:bCs/>
          <w:sz w:val="36"/>
          <w:szCs w:val="36"/>
          <w:u w:val="single"/>
        </w:rPr>
      </w:pPr>
      <w:r>
        <w:rPr>
          <w:rFonts w:cstheme="minorHAnsi"/>
          <w:sz w:val="36"/>
          <w:szCs w:val="36"/>
        </w:rPr>
        <w:t>Verify clicking start when the door is open</w:t>
      </w:r>
    </w:p>
    <w:p w14:paraId="1185FFCB" w14:textId="61F32A68" w:rsidR="00FF5FD7" w:rsidRPr="00EC1277" w:rsidRDefault="00EC1277" w:rsidP="000D70FE">
      <w:pPr>
        <w:pStyle w:val="ListParagraph"/>
        <w:numPr>
          <w:ilvl w:val="0"/>
          <w:numId w:val="65"/>
        </w:numPr>
        <w:rPr>
          <w:rFonts w:cstheme="minorHAnsi"/>
          <w:b/>
          <w:bCs/>
          <w:sz w:val="36"/>
          <w:szCs w:val="36"/>
          <w:u w:val="single"/>
        </w:rPr>
      </w:pPr>
      <w:r>
        <w:rPr>
          <w:rFonts w:cstheme="minorHAnsi"/>
          <w:sz w:val="36"/>
          <w:szCs w:val="36"/>
        </w:rPr>
        <w:t xml:space="preserve">Verify putting metal inside </w:t>
      </w:r>
    </w:p>
    <w:p w14:paraId="72D51BEE" w14:textId="77777777" w:rsidR="00EC1277" w:rsidRDefault="00EC1277" w:rsidP="00EC1277">
      <w:pPr>
        <w:pStyle w:val="ListParagraph"/>
        <w:ind w:left="502"/>
        <w:rPr>
          <w:rFonts w:cstheme="minorHAnsi"/>
          <w:sz w:val="36"/>
          <w:szCs w:val="36"/>
        </w:rPr>
      </w:pPr>
    </w:p>
    <w:p w14:paraId="54466F10" w14:textId="592AF332" w:rsidR="00EC1277" w:rsidRPr="0008661E" w:rsidRDefault="0008661E" w:rsidP="00EC1277">
      <w:pPr>
        <w:pStyle w:val="ListParagraph"/>
        <w:numPr>
          <w:ilvl w:val="0"/>
          <w:numId w:val="57"/>
        </w:numPr>
        <w:rPr>
          <w:rFonts w:cstheme="minorHAnsi"/>
          <w:b/>
          <w:bCs/>
          <w:sz w:val="36"/>
          <w:szCs w:val="36"/>
          <w:u w:val="single"/>
        </w:rPr>
      </w:pPr>
      <w:r>
        <w:rPr>
          <w:rFonts w:cstheme="minorHAnsi"/>
          <w:b/>
          <w:bCs/>
          <w:sz w:val="36"/>
          <w:szCs w:val="36"/>
          <w:u w:val="single"/>
        </w:rPr>
        <w:t xml:space="preserve"> </w:t>
      </w:r>
      <w:r>
        <w:rPr>
          <w:rFonts w:cstheme="minorHAnsi"/>
          <w:b/>
          <w:bCs/>
          <w:sz w:val="36"/>
          <w:szCs w:val="36"/>
        </w:rPr>
        <w:t>Write scenarios of Coffee vending machine?</w:t>
      </w:r>
    </w:p>
    <w:p w14:paraId="7ACC049A" w14:textId="6D71A05C" w:rsidR="0008661E" w:rsidRPr="0008661E" w:rsidRDefault="0008661E" w:rsidP="0008661E">
      <w:pPr>
        <w:pStyle w:val="ListParagraph"/>
        <w:numPr>
          <w:ilvl w:val="0"/>
          <w:numId w:val="67"/>
        </w:numPr>
        <w:rPr>
          <w:rFonts w:cstheme="minorHAnsi"/>
          <w:b/>
          <w:bCs/>
          <w:sz w:val="36"/>
          <w:szCs w:val="36"/>
          <w:u w:val="single"/>
        </w:rPr>
      </w:pPr>
      <w:r w:rsidRPr="0008661E">
        <w:rPr>
          <w:rFonts w:cstheme="minorHAnsi"/>
          <w:sz w:val="36"/>
          <w:szCs w:val="36"/>
          <w:u w:val="single"/>
        </w:rPr>
        <w:t>Positive:</w:t>
      </w:r>
    </w:p>
    <w:p w14:paraId="1E4339ED" w14:textId="0B9557B1" w:rsidR="0008661E" w:rsidRPr="0008661E" w:rsidRDefault="0008661E" w:rsidP="0008661E">
      <w:pPr>
        <w:pStyle w:val="ListParagraph"/>
        <w:numPr>
          <w:ilvl w:val="0"/>
          <w:numId w:val="67"/>
        </w:numPr>
        <w:rPr>
          <w:rFonts w:cstheme="minorHAnsi"/>
          <w:b/>
          <w:bCs/>
          <w:sz w:val="36"/>
          <w:szCs w:val="36"/>
          <w:u w:val="single"/>
        </w:rPr>
      </w:pPr>
      <w:r>
        <w:rPr>
          <w:rFonts w:cstheme="minorHAnsi"/>
          <w:sz w:val="36"/>
          <w:szCs w:val="36"/>
        </w:rPr>
        <w:t>Verify the input mechanism for coffee ingredients-milk, water, coffee beans/powder etc.</w:t>
      </w:r>
    </w:p>
    <w:p w14:paraId="10B5416E" w14:textId="61F021AC" w:rsidR="0008661E" w:rsidRPr="0008661E" w:rsidRDefault="0008661E" w:rsidP="0008661E">
      <w:pPr>
        <w:pStyle w:val="ListParagraph"/>
        <w:numPr>
          <w:ilvl w:val="0"/>
          <w:numId w:val="67"/>
        </w:numPr>
        <w:rPr>
          <w:rFonts w:cstheme="minorHAnsi"/>
          <w:b/>
          <w:bCs/>
          <w:sz w:val="36"/>
          <w:szCs w:val="36"/>
          <w:u w:val="single"/>
        </w:rPr>
      </w:pPr>
      <w:r>
        <w:rPr>
          <w:rFonts w:cstheme="minorHAnsi"/>
          <w:sz w:val="36"/>
          <w:szCs w:val="36"/>
        </w:rPr>
        <w:t>Verify that quantity of hot water, milk, coffee powder per serving is correct</w:t>
      </w:r>
    </w:p>
    <w:p w14:paraId="0509B9D0" w14:textId="0FE6A70E" w:rsidR="0008661E" w:rsidRPr="0008661E" w:rsidRDefault="0008661E" w:rsidP="0008661E">
      <w:pPr>
        <w:pStyle w:val="ListParagraph"/>
        <w:numPr>
          <w:ilvl w:val="0"/>
          <w:numId w:val="67"/>
        </w:numPr>
        <w:rPr>
          <w:rFonts w:cstheme="minorHAnsi"/>
          <w:b/>
          <w:bCs/>
          <w:sz w:val="36"/>
          <w:szCs w:val="36"/>
          <w:u w:val="single"/>
        </w:rPr>
      </w:pPr>
      <w:r>
        <w:rPr>
          <w:rFonts w:cstheme="minorHAnsi"/>
          <w:sz w:val="36"/>
          <w:szCs w:val="36"/>
        </w:rPr>
        <w:t>Verify the power voltage requirement of the machine</w:t>
      </w:r>
    </w:p>
    <w:p w14:paraId="03A11949" w14:textId="6B520822" w:rsidR="0008661E" w:rsidRPr="0008661E" w:rsidRDefault="0008661E" w:rsidP="0008661E">
      <w:pPr>
        <w:pStyle w:val="ListParagraph"/>
        <w:numPr>
          <w:ilvl w:val="0"/>
          <w:numId w:val="67"/>
        </w:numPr>
        <w:rPr>
          <w:rFonts w:cstheme="minorHAnsi"/>
          <w:b/>
          <w:bCs/>
          <w:sz w:val="36"/>
          <w:szCs w:val="36"/>
          <w:u w:val="single"/>
        </w:rPr>
      </w:pPr>
      <w:r>
        <w:rPr>
          <w:rFonts w:cstheme="minorHAnsi"/>
          <w:sz w:val="36"/>
          <w:szCs w:val="36"/>
        </w:rPr>
        <w:t>Verify that the amount of coffee served in single serving is as per specifications</w:t>
      </w:r>
    </w:p>
    <w:p w14:paraId="6B5E7BB6" w14:textId="027FD1E8" w:rsidR="0008661E" w:rsidRPr="0008661E" w:rsidRDefault="0008661E" w:rsidP="0008661E">
      <w:pPr>
        <w:pStyle w:val="ListParagraph"/>
        <w:numPr>
          <w:ilvl w:val="0"/>
          <w:numId w:val="67"/>
        </w:numPr>
        <w:rPr>
          <w:rFonts w:cstheme="minorHAnsi"/>
          <w:b/>
          <w:bCs/>
          <w:sz w:val="36"/>
          <w:szCs w:val="36"/>
          <w:u w:val="single"/>
        </w:rPr>
      </w:pPr>
      <w:r>
        <w:rPr>
          <w:rFonts w:cstheme="minorHAnsi"/>
          <w:sz w:val="36"/>
          <w:szCs w:val="36"/>
        </w:rPr>
        <w:t>Verify that the digital display displays correct information</w:t>
      </w:r>
    </w:p>
    <w:p w14:paraId="48082BAE" w14:textId="7E443CF1" w:rsidR="0008661E" w:rsidRPr="00D56197" w:rsidRDefault="00D56197" w:rsidP="0008661E">
      <w:pPr>
        <w:pStyle w:val="ListParagraph"/>
        <w:numPr>
          <w:ilvl w:val="0"/>
          <w:numId w:val="67"/>
        </w:numPr>
        <w:rPr>
          <w:rFonts w:cstheme="minorHAnsi"/>
          <w:b/>
          <w:bCs/>
          <w:sz w:val="36"/>
          <w:szCs w:val="36"/>
          <w:u w:val="single"/>
        </w:rPr>
      </w:pPr>
      <w:r>
        <w:rPr>
          <w:rFonts w:cstheme="minorHAnsi"/>
          <w:sz w:val="36"/>
          <w:szCs w:val="36"/>
        </w:rPr>
        <w:t>Verify that the machine can be switched on/off using the power buttons</w:t>
      </w:r>
    </w:p>
    <w:p w14:paraId="0DDB06B0" w14:textId="0EA75224" w:rsidR="00D56197" w:rsidRDefault="00D56197" w:rsidP="0008661E">
      <w:pPr>
        <w:pStyle w:val="ListParagraph"/>
        <w:numPr>
          <w:ilvl w:val="0"/>
          <w:numId w:val="67"/>
        </w:numPr>
        <w:rPr>
          <w:rFonts w:cstheme="minorHAnsi"/>
          <w:sz w:val="36"/>
          <w:szCs w:val="36"/>
        </w:rPr>
      </w:pPr>
      <w:r w:rsidRPr="00D56197">
        <w:rPr>
          <w:rFonts w:cstheme="minorHAnsi"/>
          <w:sz w:val="36"/>
          <w:szCs w:val="36"/>
        </w:rPr>
        <w:t>Verify that the complete quantity of coffee should get poured into the cup, no residual coffee should be present in the nozzle</w:t>
      </w:r>
    </w:p>
    <w:p w14:paraId="30636E33" w14:textId="4BE41C20" w:rsidR="00D56197" w:rsidRDefault="00D56197" w:rsidP="0008661E">
      <w:pPr>
        <w:pStyle w:val="ListParagraph"/>
        <w:numPr>
          <w:ilvl w:val="0"/>
          <w:numId w:val="67"/>
        </w:numPr>
        <w:rPr>
          <w:rFonts w:cstheme="minorHAnsi"/>
          <w:sz w:val="36"/>
          <w:szCs w:val="36"/>
          <w:u w:val="single"/>
        </w:rPr>
      </w:pPr>
      <w:r w:rsidRPr="00D56197">
        <w:rPr>
          <w:rFonts w:cstheme="minorHAnsi"/>
          <w:sz w:val="36"/>
          <w:szCs w:val="36"/>
          <w:u w:val="single"/>
        </w:rPr>
        <w:t>Negative:</w:t>
      </w:r>
    </w:p>
    <w:p w14:paraId="5EBF7CF2" w14:textId="5AEC91CD" w:rsidR="00D56197" w:rsidRPr="00D56197" w:rsidRDefault="00D56197" w:rsidP="0008661E">
      <w:pPr>
        <w:pStyle w:val="ListParagraph"/>
        <w:numPr>
          <w:ilvl w:val="0"/>
          <w:numId w:val="67"/>
        </w:numPr>
        <w:rPr>
          <w:rFonts w:cstheme="minorHAnsi"/>
          <w:sz w:val="36"/>
          <w:szCs w:val="36"/>
          <w:u w:val="single"/>
        </w:rPr>
      </w:pPr>
      <w:r>
        <w:rPr>
          <w:rFonts w:cstheme="minorHAnsi"/>
          <w:sz w:val="36"/>
          <w:szCs w:val="36"/>
        </w:rPr>
        <w:t>Verify the functioning of the coffee machine if the ingredient container’s capacity is exceeded</w:t>
      </w:r>
    </w:p>
    <w:p w14:paraId="2F7722CA" w14:textId="1556D51C" w:rsidR="00D56197" w:rsidRPr="00D56197" w:rsidRDefault="00D56197" w:rsidP="0008661E">
      <w:pPr>
        <w:pStyle w:val="ListParagraph"/>
        <w:numPr>
          <w:ilvl w:val="0"/>
          <w:numId w:val="67"/>
        </w:numPr>
        <w:rPr>
          <w:rFonts w:cstheme="minorHAnsi"/>
          <w:sz w:val="36"/>
          <w:szCs w:val="36"/>
          <w:u w:val="single"/>
        </w:rPr>
      </w:pPr>
      <w:r>
        <w:rPr>
          <w:rFonts w:cstheme="minorHAnsi"/>
          <w:sz w:val="36"/>
          <w:szCs w:val="36"/>
        </w:rPr>
        <w:t>Verify the functioning of the coffee machine with a lesser or higher voltage than required</w:t>
      </w:r>
    </w:p>
    <w:p w14:paraId="3A78972F" w14:textId="7F1FD16B" w:rsidR="00D56197" w:rsidRPr="00D56197" w:rsidRDefault="00D56197" w:rsidP="0008661E">
      <w:pPr>
        <w:pStyle w:val="ListParagraph"/>
        <w:numPr>
          <w:ilvl w:val="0"/>
          <w:numId w:val="67"/>
        </w:numPr>
        <w:rPr>
          <w:rFonts w:cstheme="minorHAnsi"/>
          <w:sz w:val="36"/>
          <w:szCs w:val="36"/>
          <w:u w:val="single"/>
        </w:rPr>
      </w:pPr>
      <w:r>
        <w:rPr>
          <w:rFonts w:cstheme="minorHAnsi"/>
          <w:sz w:val="36"/>
          <w:szCs w:val="36"/>
        </w:rPr>
        <w:lastRenderedPageBreak/>
        <w:t>Verify the functioning of the coffee machine when multiple buttons are pressed simultaneously</w:t>
      </w:r>
    </w:p>
    <w:p w14:paraId="01707AB0" w14:textId="6E4EA3EF" w:rsidR="00D56197" w:rsidRPr="00D56197" w:rsidRDefault="00D56197" w:rsidP="0008661E">
      <w:pPr>
        <w:pStyle w:val="ListParagraph"/>
        <w:numPr>
          <w:ilvl w:val="0"/>
          <w:numId w:val="67"/>
        </w:numPr>
        <w:rPr>
          <w:rFonts w:cstheme="minorHAnsi"/>
          <w:sz w:val="36"/>
          <w:szCs w:val="36"/>
          <w:u w:val="single"/>
        </w:rPr>
      </w:pPr>
      <w:r>
        <w:rPr>
          <w:rFonts w:cstheme="minorHAnsi"/>
          <w:sz w:val="36"/>
          <w:szCs w:val="36"/>
        </w:rPr>
        <w:t>Check the performance of the machine when used continuously until the ingredients run out of requirements</w:t>
      </w:r>
    </w:p>
    <w:p w14:paraId="26AA4CBD" w14:textId="5A927D4C" w:rsidR="00D56197" w:rsidRDefault="00D56197" w:rsidP="000B1C72">
      <w:pPr>
        <w:pStyle w:val="ListParagraph"/>
        <w:ind w:left="502"/>
        <w:rPr>
          <w:rFonts w:cstheme="minorHAnsi"/>
          <w:sz w:val="36"/>
          <w:szCs w:val="36"/>
        </w:rPr>
      </w:pPr>
    </w:p>
    <w:p w14:paraId="2BCE008D" w14:textId="5A095A9A" w:rsidR="000B1C72" w:rsidRPr="000B1C72" w:rsidRDefault="000B1C72" w:rsidP="000B1C72">
      <w:pPr>
        <w:pStyle w:val="ListParagraph"/>
        <w:numPr>
          <w:ilvl w:val="0"/>
          <w:numId w:val="57"/>
        </w:numPr>
        <w:rPr>
          <w:rFonts w:cstheme="minorHAnsi"/>
          <w:b/>
          <w:bCs/>
          <w:sz w:val="36"/>
          <w:szCs w:val="36"/>
          <w:u w:val="single"/>
        </w:rPr>
      </w:pPr>
      <w:r>
        <w:rPr>
          <w:rFonts w:cstheme="minorHAnsi"/>
          <w:sz w:val="36"/>
          <w:szCs w:val="36"/>
          <w:u w:val="single"/>
        </w:rPr>
        <w:t xml:space="preserve"> </w:t>
      </w:r>
      <w:r w:rsidRPr="000B1C72">
        <w:rPr>
          <w:rFonts w:cstheme="minorHAnsi"/>
          <w:b/>
          <w:bCs/>
          <w:sz w:val="36"/>
          <w:szCs w:val="36"/>
        </w:rPr>
        <w:t>Write scenarios of Chair</w:t>
      </w:r>
    </w:p>
    <w:p w14:paraId="381C9656" w14:textId="480FBA12" w:rsidR="000B1C72" w:rsidRPr="00F32EA2" w:rsidRDefault="00F32EA2" w:rsidP="000B1C72">
      <w:pPr>
        <w:pStyle w:val="ListParagraph"/>
        <w:numPr>
          <w:ilvl w:val="0"/>
          <w:numId w:val="68"/>
        </w:numPr>
        <w:rPr>
          <w:rFonts w:cstheme="minorHAnsi"/>
          <w:b/>
          <w:bCs/>
          <w:sz w:val="36"/>
          <w:szCs w:val="36"/>
          <w:u w:val="single"/>
        </w:rPr>
      </w:pPr>
      <w:r w:rsidRPr="00F32EA2">
        <w:rPr>
          <w:rFonts w:cstheme="minorHAnsi"/>
          <w:sz w:val="36"/>
          <w:szCs w:val="36"/>
          <w:u w:val="single"/>
        </w:rPr>
        <w:t>Positive:</w:t>
      </w:r>
    </w:p>
    <w:p w14:paraId="1F5749EF" w14:textId="48E6781B" w:rsidR="00F32EA2"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Verify if the chair is stable enough to take an average human load</w:t>
      </w:r>
    </w:p>
    <w:p w14:paraId="5BB99329" w14:textId="67496E6B"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Verify the material used in making the Chair (Wood, Plastic etc.)</w:t>
      </w:r>
    </w:p>
    <w:p w14:paraId="2C8254EB" w14:textId="54C738A2"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Verify if the chair’s legs are level to the floor</w:t>
      </w:r>
    </w:p>
    <w:p w14:paraId="231A613C" w14:textId="43125BC2"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Verify the usability of chair as an office chair, normal household chair</w:t>
      </w:r>
    </w:p>
    <w:p w14:paraId="4AF1C6C2" w14:textId="19156AD0"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Verify the back support of the chair</w:t>
      </w:r>
    </w:p>
    <w:p w14:paraId="141F0ED3" w14:textId="712D8E75"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Verify the paint’s type and colour</w:t>
      </w:r>
    </w:p>
    <w:p w14:paraId="6F0C8BDC" w14:textId="2CA5CF9B"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Verify if the chair’s material is brittle or not</w:t>
      </w:r>
    </w:p>
    <w:p w14:paraId="39A736CF" w14:textId="6C7C44FC"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Check if the cushion is provided with the chair or not</w:t>
      </w:r>
    </w:p>
    <w:p w14:paraId="2CF5D6A3" w14:textId="3528C345"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Verify that the dimensions of the chair are as per specification</w:t>
      </w:r>
    </w:p>
    <w:p w14:paraId="36609932" w14:textId="7218A6D2"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Verify that the weight of the chair is as per specifications</w:t>
      </w:r>
    </w:p>
    <w:p w14:paraId="32C6A690" w14:textId="55D09527" w:rsidR="00B705A4" w:rsidRPr="00B705A4" w:rsidRDefault="00B705A4" w:rsidP="000B1C72">
      <w:pPr>
        <w:pStyle w:val="ListParagraph"/>
        <w:numPr>
          <w:ilvl w:val="0"/>
          <w:numId w:val="68"/>
        </w:numPr>
        <w:rPr>
          <w:rFonts w:cstheme="minorHAnsi"/>
          <w:b/>
          <w:bCs/>
          <w:sz w:val="36"/>
          <w:szCs w:val="36"/>
          <w:u w:val="single"/>
        </w:rPr>
      </w:pPr>
      <w:r w:rsidRPr="00B705A4">
        <w:rPr>
          <w:rFonts w:cstheme="minorHAnsi"/>
          <w:sz w:val="36"/>
          <w:szCs w:val="36"/>
          <w:u w:val="single"/>
        </w:rPr>
        <w:t>Negative:</w:t>
      </w:r>
    </w:p>
    <w:p w14:paraId="43514B25" w14:textId="7772281C"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Verify the condition of the chair when washed with water</w:t>
      </w:r>
    </w:p>
    <w:p w14:paraId="65998A80" w14:textId="76CFF7ED"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Apply excessive weight on chair</w:t>
      </w:r>
    </w:p>
    <w:p w14:paraId="4BDD142B" w14:textId="67DAEEA0"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Rock the chair back and forth on an uneven surface</w:t>
      </w:r>
    </w:p>
    <w:p w14:paraId="2F81E341" w14:textId="79250D8D"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Use the chair on a slippery floor</w:t>
      </w:r>
    </w:p>
    <w:p w14:paraId="301F9BB1" w14:textId="4FA7CC87"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lastRenderedPageBreak/>
        <w:t>Place the chair on an inclined surface and try sitting</w:t>
      </w:r>
    </w:p>
    <w:p w14:paraId="7EBCE8D3" w14:textId="67218F3C" w:rsidR="00B705A4" w:rsidRPr="00B705A4" w:rsidRDefault="00B705A4" w:rsidP="000B1C72">
      <w:pPr>
        <w:pStyle w:val="ListParagraph"/>
        <w:numPr>
          <w:ilvl w:val="0"/>
          <w:numId w:val="68"/>
        </w:numPr>
        <w:rPr>
          <w:rFonts w:cstheme="minorHAnsi"/>
          <w:b/>
          <w:bCs/>
          <w:sz w:val="36"/>
          <w:szCs w:val="36"/>
          <w:u w:val="single"/>
        </w:rPr>
      </w:pPr>
      <w:r>
        <w:rPr>
          <w:rFonts w:cstheme="minorHAnsi"/>
          <w:sz w:val="36"/>
          <w:szCs w:val="36"/>
        </w:rPr>
        <w:t>Stand on a chair instead of sitting</w:t>
      </w:r>
    </w:p>
    <w:p w14:paraId="267F409D" w14:textId="77DE7E4C" w:rsidR="00B705A4" w:rsidRPr="00B705A4" w:rsidRDefault="00007334" w:rsidP="000B1C72">
      <w:pPr>
        <w:pStyle w:val="ListParagraph"/>
        <w:numPr>
          <w:ilvl w:val="0"/>
          <w:numId w:val="68"/>
        </w:numPr>
        <w:rPr>
          <w:rFonts w:cstheme="minorHAnsi"/>
          <w:b/>
          <w:bCs/>
          <w:sz w:val="36"/>
          <w:szCs w:val="36"/>
          <w:u w:val="single"/>
        </w:rPr>
      </w:pPr>
      <w:r>
        <w:rPr>
          <w:rFonts w:cstheme="minorHAnsi"/>
          <w:sz w:val="36"/>
          <w:szCs w:val="36"/>
        </w:rPr>
        <w:t>Tilt the chair backwards without a proper tilt mechanism</w:t>
      </w:r>
    </w:p>
    <w:p w14:paraId="2E35D921" w14:textId="29D5E796" w:rsidR="00C11743" w:rsidRDefault="00007334" w:rsidP="00007334">
      <w:pPr>
        <w:pStyle w:val="ListParagraph"/>
        <w:numPr>
          <w:ilvl w:val="0"/>
          <w:numId w:val="68"/>
        </w:numPr>
        <w:rPr>
          <w:rFonts w:cstheme="minorHAnsi"/>
          <w:sz w:val="36"/>
          <w:szCs w:val="36"/>
        </w:rPr>
      </w:pPr>
      <w:r>
        <w:rPr>
          <w:rFonts w:cstheme="minorHAnsi"/>
          <w:sz w:val="36"/>
          <w:szCs w:val="36"/>
        </w:rPr>
        <w:t>Sit on the chair while still folded (For foldable chair)</w:t>
      </w:r>
    </w:p>
    <w:p w14:paraId="4E6F44E4" w14:textId="35711387" w:rsidR="00007334" w:rsidRDefault="00007334" w:rsidP="00007334">
      <w:pPr>
        <w:pStyle w:val="ListParagraph"/>
        <w:numPr>
          <w:ilvl w:val="0"/>
          <w:numId w:val="68"/>
        </w:numPr>
        <w:rPr>
          <w:rFonts w:cstheme="minorHAnsi"/>
          <w:sz w:val="36"/>
          <w:szCs w:val="36"/>
        </w:rPr>
      </w:pPr>
      <w:r>
        <w:rPr>
          <w:rFonts w:cstheme="minorHAnsi"/>
          <w:sz w:val="36"/>
          <w:szCs w:val="36"/>
        </w:rPr>
        <w:t>Apply sudden impact to test stability</w:t>
      </w:r>
    </w:p>
    <w:p w14:paraId="7C11093F" w14:textId="5D0236A8" w:rsidR="00007334" w:rsidRDefault="00007334" w:rsidP="00007334">
      <w:pPr>
        <w:pStyle w:val="ListParagraph"/>
        <w:numPr>
          <w:ilvl w:val="0"/>
          <w:numId w:val="68"/>
        </w:numPr>
        <w:rPr>
          <w:rFonts w:cstheme="minorHAnsi"/>
          <w:sz w:val="36"/>
          <w:szCs w:val="36"/>
        </w:rPr>
      </w:pPr>
      <w:r>
        <w:rPr>
          <w:rFonts w:cstheme="minorHAnsi"/>
          <w:sz w:val="36"/>
          <w:szCs w:val="36"/>
        </w:rPr>
        <w:t>Try to stack chairs not designed for stacking</w:t>
      </w:r>
    </w:p>
    <w:p w14:paraId="118AD905" w14:textId="72DB63A5" w:rsidR="00007334" w:rsidRDefault="00007334" w:rsidP="00007334">
      <w:pPr>
        <w:pStyle w:val="ListParagraph"/>
        <w:numPr>
          <w:ilvl w:val="0"/>
          <w:numId w:val="68"/>
        </w:numPr>
        <w:rPr>
          <w:rFonts w:cstheme="minorHAnsi"/>
          <w:sz w:val="36"/>
          <w:szCs w:val="36"/>
        </w:rPr>
      </w:pPr>
      <w:r>
        <w:rPr>
          <w:rFonts w:cstheme="minorHAnsi"/>
          <w:sz w:val="36"/>
          <w:szCs w:val="36"/>
        </w:rPr>
        <w:t>Place uneven weight on the seat</w:t>
      </w:r>
    </w:p>
    <w:p w14:paraId="7317F1D3" w14:textId="77777777" w:rsidR="00007334" w:rsidRDefault="00007334" w:rsidP="00C11743">
      <w:pPr>
        <w:pStyle w:val="ListParagraph"/>
        <w:ind w:left="360"/>
        <w:rPr>
          <w:rFonts w:cstheme="minorHAnsi"/>
          <w:sz w:val="36"/>
          <w:szCs w:val="36"/>
        </w:rPr>
      </w:pPr>
    </w:p>
    <w:p w14:paraId="13535A6F" w14:textId="2B66381A" w:rsidR="00007334" w:rsidRDefault="00007334" w:rsidP="00007334">
      <w:pPr>
        <w:pStyle w:val="ListParagraph"/>
        <w:numPr>
          <w:ilvl w:val="0"/>
          <w:numId w:val="57"/>
        </w:numPr>
        <w:rPr>
          <w:rFonts w:cstheme="minorHAnsi"/>
          <w:b/>
          <w:bCs/>
          <w:sz w:val="36"/>
          <w:szCs w:val="36"/>
        </w:rPr>
      </w:pPr>
      <w:r>
        <w:rPr>
          <w:rFonts w:cstheme="minorHAnsi"/>
          <w:sz w:val="36"/>
          <w:szCs w:val="36"/>
        </w:rPr>
        <w:t xml:space="preserve"> </w:t>
      </w:r>
      <w:r w:rsidRPr="00007334">
        <w:rPr>
          <w:rFonts w:cstheme="minorHAnsi"/>
          <w:b/>
          <w:bCs/>
          <w:sz w:val="36"/>
          <w:szCs w:val="36"/>
        </w:rPr>
        <w:t>Create Test cases on Compose mail functionality</w:t>
      </w:r>
    </w:p>
    <w:p w14:paraId="0086D060" w14:textId="3077A3FB" w:rsidR="00E2177A" w:rsidRDefault="00BE362C" w:rsidP="00E2177A">
      <w:pPr>
        <w:pStyle w:val="ListParagraph"/>
        <w:numPr>
          <w:ilvl w:val="0"/>
          <w:numId w:val="92"/>
        </w:numPr>
        <w:rPr>
          <w:rFonts w:cstheme="minorHAnsi"/>
          <w:b/>
          <w:bCs/>
          <w:sz w:val="36"/>
          <w:szCs w:val="36"/>
        </w:rPr>
      </w:pPr>
      <w:hyperlink r:id="rId8" w:history="1">
        <w:r w:rsidRPr="000D4E0A">
          <w:rPr>
            <w:rStyle w:val="Hyperlink"/>
            <w:rFonts w:cstheme="minorHAnsi"/>
            <w:b/>
            <w:bCs/>
            <w:sz w:val="36"/>
            <w:szCs w:val="36"/>
          </w:rPr>
          <w:t>https://docs.google.com/spreadsheets/d/1ATR_Vy69Zfb0bXZHgsY6PxMg2mnBpbcCyWBUiEnn1rA/edit?usp=sharing</w:t>
        </w:r>
      </w:hyperlink>
    </w:p>
    <w:p w14:paraId="2677BAB2" w14:textId="77777777" w:rsidR="00BE362C" w:rsidRDefault="00BE362C" w:rsidP="00BE362C">
      <w:pPr>
        <w:pStyle w:val="ListParagraph"/>
        <w:ind w:left="502"/>
        <w:rPr>
          <w:rFonts w:cstheme="minorHAnsi"/>
          <w:b/>
          <w:bCs/>
          <w:sz w:val="36"/>
          <w:szCs w:val="36"/>
        </w:rPr>
      </w:pPr>
    </w:p>
    <w:p w14:paraId="4F261663" w14:textId="2C6B593D" w:rsidR="00720905" w:rsidRPr="00720905" w:rsidRDefault="00720905" w:rsidP="00720905">
      <w:pPr>
        <w:pStyle w:val="ListParagraph"/>
        <w:numPr>
          <w:ilvl w:val="0"/>
          <w:numId w:val="57"/>
        </w:numPr>
        <w:rPr>
          <w:rFonts w:cstheme="minorHAnsi"/>
          <w:b/>
          <w:bCs/>
          <w:sz w:val="36"/>
          <w:szCs w:val="36"/>
        </w:rPr>
      </w:pPr>
      <w:r>
        <w:rPr>
          <w:rFonts w:cstheme="minorHAnsi"/>
          <w:b/>
          <w:bCs/>
          <w:sz w:val="36"/>
          <w:szCs w:val="36"/>
        </w:rPr>
        <w:t xml:space="preserve"> Create Test cases on Online shopping to buy product</w:t>
      </w:r>
    </w:p>
    <w:p w14:paraId="62568B9C" w14:textId="2BE4C673" w:rsidR="00720905" w:rsidRDefault="00720905" w:rsidP="00720905">
      <w:pPr>
        <w:pStyle w:val="ListParagraph"/>
        <w:numPr>
          <w:ilvl w:val="0"/>
          <w:numId w:val="72"/>
        </w:numPr>
        <w:rPr>
          <w:rFonts w:cstheme="minorHAnsi"/>
          <w:b/>
          <w:bCs/>
          <w:sz w:val="36"/>
          <w:szCs w:val="36"/>
        </w:rPr>
      </w:pPr>
      <w:hyperlink r:id="rId9" w:history="1">
        <w:r w:rsidRPr="0054049A">
          <w:rPr>
            <w:rStyle w:val="Hyperlink"/>
            <w:rFonts w:cstheme="minorHAnsi"/>
            <w:b/>
            <w:bCs/>
            <w:sz w:val="36"/>
            <w:szCs w:val="36"/>
          </w:rPr>
          <w:t>https://docs.google.com/spreadsheets/d/1GkH9D0XJXRVFvgULSIAJ83Sqe5ArUSV1sKxZAl4cy3c/edit?usp=sharing</w:t>
        </w:r>
      </w:hyperlink>
    </w:p>
    <w:p w14:paraId="1675F2EA" w14:textId="77777777" w:rsidR="00720905" w:rsidRDefault="00720905" w:rsidP="00720905">
      <w:pPr>
        <w:pStyle w:val="ListParagraph"/>
        <w:ind w:left="502"/>
        <w:rPr>
          <w:rFonts w:cstheme="minorHAnsi"/>
          <w:b/>
          <w:bCs/>
          <w:sz w:val="36"/>
          <w:szCs w:val="36"/>
        </w:rPr>
      </w:pPr>
    </w:p>
    <w:p w14:paraId="3DBED88B" w14:textId="2ABD35B0" w:rsidR="00720905" w:rsidRDefault="00720905" w:rsidP="00720905">
      <w:pPr>
        <w:pStyle w:val="ListParagraph"/>
        <w:numPr>
          <w:ilvl w:val="0"/>
          <w:numId w:val="73"/>
        </w:numPr>
        <w:rPr>
          <w:rFonts w:cstheme="minorHAnsi"/>
          <w:b/>
          <w:bCs/>
          <w:sz w:val="36"/>
          <w:szCs w:val="36"/>
        </w:rPr>
      </w:pPr>
      <w:r>
        <w:rPr>
          <w:rFonts w:cstheme="minorHAnsi"/>
          <w:b/>
          <w:bCs/>
          <w:sz w:val="36"/>
          <w:szCs w:val="36"/>
        </w:rPr>
        <w:t xml:space="preserve"> </w:t>
      </w:r>
      <w:r w:rsidR="00985CD4">
        <w:rPr>
          <w:rFonts w:cstheme="minorHAnsi"/>
          <w:b/>
          <w:bCs/>
          <w:sz w:val="36"/>
          <w:szCs w:val="36"/>
        </w:rPr>
        <w:t>Write a scenario of Wrist watch.</w:t>
      </w:r>
    </w:p>
    <w:p w14:paraId="12CCAA46" w14:textId="68832816" w:rsidR="00985CD4" w:rsidRDefault="00985CD4" w:rsidP="00985CD4">
      <w:pPr>
        <w:pStyle w:val="ListParagraph"/>
        <w:numPr>
          <w:ilvl w:val="0"/>
          <w:numId w:val="72"/>
        </w:numPr>
        <w:rPr>
          <w:rFonts w:cstheme="minorHAnsi"/>
          <w:sz w:val="36"/>
          <w:szCs w:val="36"/>
          <w:u w:val="single"/>
        </w:rPr>
      </w:pPr>
      <w:r w:rsidRPr="00985CD4">
        <w:rPr>
          <w:rFonts w:cstheme="minorHAnsi"/>
          <w:sz w:val="36"/>
          <w:szCs w:val="36"/>
          <w:u w:val="single"/>
        </w:rPr>
        <w:t>Positive:</w:t>
      </w:r>
    </w:p>
    <w:p w14:paraId="158E2211" w14:textId="313EFCD1" w:rsidR="00985CD4" w:rsidRPr="00795235" w:rsidRDefault="00985CD4" w:rsidP="00985CD4">
      <w:pPr>
        <w:pStyle w:val="ListParagraph"/>
        <w:numPr>
          <w:ilvl w:val="0"/>
          <w:numId w:val="72"/>
        </w:numPr>
        <w:rPr>
          <w:rFonts w:cstheme="minorHAnsi"/>
          <w:sz w:val="36"/>
          <w:szCs w:val="36"/>
          <w:u w:val="single"/>
        </w:rPr>
      </w:pPr>
      <w:r>
        <w:rPr>
          <w:rFonts w:cstheme="minorHAnsi"/>
          <w:sz w:val="36"/>
          <w:szCs w:val="36"/>
        </w:rPr>
        <w:t>Ver</w:t>
      </w:r>
      <w:r w:rsidR="00795235">
        <w:rPr>
          <w:rFonts w:cstheme="minorHAnsi"/>
          <w:sz w:val="36"/>
          <w:szCs w:val="36"/>
        </w:rPr>
        <w:t>ifies that the watch displays the correct time</w:t>
      </w:r>
    </w:p>
    <w:p w14:paraId="37FAFEB3" w14:textId="67811C00"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t>Verifies that the watch continues to function over 24- hour period</w:t>
      </w:r>
    </w:p>
    <w:p w14:paraId="459B4B1E" w14:textId="14A0760D"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t>Verifies that the date changes correctly at night</w:t>
      </w:r>
    </w:p>
    <w:p w14:paraId="4EBDEEDB" w14:textId="45580C74"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t>Verifies that the hour, minute and second hand move correctly</w:t>
      </w:r>
    </w:p>
    <w:p w14:paraId="11BB7A2C" w14:textId="45F46501" w:rsidR="00795235" w:rsidRPr="00795235" w:rsidRDefault="00795235" w:rsidP="00795235">
      <w:pPr>
        <w:pStyle w:val="ListParagraph"/>
        <w:numPr>
          <w:ilvl w:val="0"/>
          <w:numId w:val="72"/>
        </w:numPr>
        <w:rPr>
          <w:rFonts w:cstheme="minorHAnsi"/>
          <w:sz w:val="36"/>
          <w:szCs w:val="36"/>
        </w:rPr>
      </w:pPr>
      <w:r w:rsidRPr="00795235">
        <w:rPr>
          <w:rFonts w:cstheme="minorHAnsi"/>
          <w:sz w:val="36"/>
          <w:szCs w:val="36"/>
        </w:rPr>
        <w:t>Verifies the crown allows setting the time properly</w:t>
      </w:r>
    </w:p>
    <w:p w14:paraId="12397577" w14:textId="0341B3A2"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lastRenderedPageBreak/>
        <w:t>Verifies that the date changes correctly at midnight</w:t>
      </w:r>
    </w:p>
    <w:p w14:paraId="0E7566D1" w14:textId="52F64DD2"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t>Verify that the watch runs correctly after being set</w:t>
      </w:r>
    </w:p>
    <w:p w14:paraId="7C761871" w14:textId="439EB289"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t>Verify that the watch hands are aligned correctly at 12:00</w:t>
      </w:r>
    </w:p>
    <w:p w14:paraId="7BC1F96A" w14:textId="642237B1" w:rsidR="00795235" w:rsidRDefault="00795235" w:rsidP="00795235">
      <w:pPr>
        <w:pStyle w:val="ListParagraph"/>
        <w:numPr>
          <w:ilvl w:val="0"/>
          <w:numId w:val="72"/>
        </w:numPr>
        <w:rPr>
          <w:rFonts w:cstheme="minorHAnsi"/>
          <w:sz w:val="36"/>
          <w:szCs w:val="36"/>
          <w:u w:val="single"/>
        </w:rPr>
      </w:pPr>
      <w:r w:rsidRPr="00795235">
        <w:rPr>
          <w:rFonts w:cstheme="minorHAnsi"/>
          <w:sz w:val="36"/>
          <w:szCs w:val="36"/>
          <w:u w:val="single"/>
        </w:rPr>
        <w:t>Negative:</w:t>
      </w:r>
    </w:p>
    <w:p w14:paraId="3EE0FA2B" w14:textId="6F6FCDE9"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t>Verify that watch does not work when the battery is removed</w:t>
      </w:r>
    </w:p>
    <w:p w14:paraId="137838C2" w14:textId="36B5C88C"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t>Verify how the watch behaves if the crown is pilled half-ways</w:t>
      </w:r>
    </w:p>
    <w:p w14:paraId="32265C9C" w14:textId="323A7681"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t>Verify if the time is incorrect after dropping the watch</w:t>
      </w:r>
    </w:p>
    <w:p w14:paraId="5B8C76C8" w14:textId="22F75B71"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t>Verify watch’s behaviour in strong magnetic field</w:t>
      </w:r>
    </w:p>
    <w:p w14:paraId="54981FB8" w14:textId="340E77EA" w:rsidR="00795235" w:rsidRPr="00795235" w:rsidRDefault="00795235" w:rsidP="00795235">
      <w:pPr>
        <w:pStyle w:val="ListParagraph"/>
        <w:numPr>
          <w:ilvl w:val="0"/>
          <w:numId w:val="72"/>
        </w:numPr>
        <w:rPr>
          <w:rFonts w:cstheme="minorHAnsi"/>
          <w:sz w:val="36"/>
          <w:szCs w:val="36"/>
          <w:u w:val="single"/>
        </w:rPr>
      </w:pPr>
      <w:r>
        <w:rPr>
          <w:rFonts w:cstheme="minorHAnsi"/>
          <w:sz w:val="36"/>
          <w:szCs w:val="36"/>
        </w:rPr>
        <w:t>Verify what happens if the watch is submerged beyond its water resistance limit</w:t>
      </w:r>
    </w:p>
    <w:p w14:paraId="6EAA45F3" w14:textId="149DE673" w:rsidR="00795235" w:rsidRPr="009A2DBB" w:rsidRDefault="009A2DBB" w:rsidP="00795235">
      <w:pPr>
        <w:pStyle w:val="ListParagraph"/>
        <w:numPr>
          <w:ilvl w:val="0"/>
          <w:numId w:val="72"/>
        </w:numPr>
        <w:rPr>
          <w:rFonts w:cstheme="minorHAnsi"/>
          <w:sz w:val="36"/>
          <w:szCs w:val="36"/>
          <w:u w:val="single"/>
        </w:rPr>
      </w:pPr>
      <w:r>
        <w:rPr>
          <w:rFonts w:cstheme="minorHAnsi"/>
          <w:sz w:val="36"/>
          <w:szCs w:val="36"/>
        </w:rPr>
        <w:t>Verifies if the date changes during the day instead of midnight</w:t>
      </w:r>
    </w:p>
    <w:p w14:paraId="4645D51C" w14:textId="6478DB94" w:rsidR="009A2DBB" w:rsidRPr="00795235" w:rsidRDefault="009A2DBB" w:rsidP="00795235">
      <w:pPr>
        <w:pStyle w:val="ListParagraph"/>
        <w:numPr>
          <w:ilvl w:val="0"/>
          <w:numId w:val="72"/>
        </w:numPr>
        <w:rPr>
          <w:rFonts w:cstheme="minorHAnsi"/>
          <w:sz w:val="36"/>
          <w:szCs w:val="36"/>
          <w:u w:val="single"/>
        </w:rPr>
      </w:pPr>
      <w:r>
        <w:rPr>
          <w:rFonts w:cstheme="minorHAnsi"/>
          <w:sz w:val="36"/>
          <w:szCs w:val="36"/>
        </w:rPr>
        <w:t>Verify the effects of incorrect battery placement</w:t>
      </w:r>
    </w:p>
    <w:p w14:paraId="048F7EB6" w14:textId="77777777" w:rsidR="00C11743" w:rsidRPr="00007334" w:rsidRDefault="00C11743" w:rsidP="00C11743">
      <w:pPr>
        <w:pStyle w:val="ListParagraph"/>
        <w:ind w:left="360"/>
        <w:rPr>
          <w:rFonts w:cstheme="minorHAnsi"/>
          <w:b/>
          <w:bCs/>
          <w:sz w:val="36"/>
          <w:szCs w:val="36"/>
        </w:rPr>
      </w:pPr>
    </w:p>
    <w:p w14:paraId="6C49932B" w14:textId="72BE54C4" w:rsidR="00C11743" w:rsidRDefault="009A2DBB" w:rsidP="009A2DBB">
      <w:pPr>
        <w:pStyle w:val="ListParagraph"/>
        <w:numPr>
          <w:ilvl w:val="0"/>
          <w:numId w:val="88"/>
        </w:numPr>
        <w:rPr>
          <w:rFonts w:cstheme="minorHAnsi"/>
          <w:b/>
          <w:bCs/>
          <w:sz w:val="36"/>
          <w:szCs w:val="36"/>
        </w:rPr>
      </w:pPr>
      <w:r>
        <w:rPr>
          <w:rFonts w:cstheme="minorHAnsi"/>
          <w:b/>
          <w:bCs/>
          <w:sz w:val="36"/>
          <w:szCs w:val="36"/>
        </w:rPr>
        <w:t>Write scenarios of Lift (Elevator)</w:t>
      </w:r>
    </w:p>
    <w:p w14:paraId="6712F4B3" w14:textId="05CD1FD5" w:rsidR="009A2DBB" w:rsidRDefault="009A2DBB" w:rsidP="009A2DBB">
      <w:pPr>
        <w:pStyle w:val="ListParagraph"/>
        <w:numPr>
          <w:ilvl w:val="0"/>
          <w:numId w:val="90"/>
        </w:numPr>
        <w:rPr>
          <w:rFonts w:cstheme="minorHAnsi"/>
          <w:sz w:val="36"/>
          <w:szCs w:val="36"/>
          <w:u w:val="single"/>
        </w:rPr>
      </w:pPr>
      <w:r w:rsidRPr="009A2DBB">
        <w:rPr>
          <w:rFonts w:cstheme="minorHAnsi"/>
          <w:sz w:val="36"/>
          <w:szCs w:val="36"/>
          <w:u w:val="single"/>
        </w:rPr>
        <w:t>Positive:</w:t>
      </w:r>
    </w:p>
    <w:p w14:paraId="369C9931" w14:textId="00E0F863" w:rsidR="009A2DBB" w:rsidRPr="009A2DBB" w:rsidRDefault="009A2DBB" w:rsidP="009A2DBB">
      <w:pPr>
        <w:pStyle w:val="ListParagraph"/>
        <w:numPr>
          <w:ilvl w:val="0"/>
          <w:numId w:val="90"/>
        </w:numPr>
        <w:rPr>
          <w:rFonts w:cstheme="minorHAnsi"/>
          <w:sz w:val="36"/>
          <w:szCs w:val="36"/>
          <w:u w:val="single"/>
        </w:rPr>
      </w:pPr>
      <w:r>
        <w:rPr>
          <w:rFonts w:cstheme="minorHAnsi"/>
          <w:sz w:val="36"/>
          <w:szCs w:val="36"/>
        </w:rPr>
        <w:t>Verify that the elevator moves up when the up button is pressed</w:t>
      </w:r>
    </w:p>
    <w:p w14:paraId="5AEA1551" w14:textId="14590351" w:rsidR="009A2DBB" w:rsidRPr="009A2DBB" w:rsidRDefault="009A2DBB" w:rsidP="009A2DBB">
      <w:pPr>
        <w:pStyle w:val="ListParagraph"/>
        <w:numPr>
          <w:ilvl w:val="0"/>
          <w:numId w:val="90"/>
        </w:numPr>
        <w:rPr>
          <w:rFonts w:cstheme="minorHAnsi"/>
          <w:sz w:val="36"/>
          <w:szCs w:val="36"/>
          <w:u w:val="single"/>
        </w:rPr>
      </w:pPr>
      <w:r>
        <w:rPr>
          <w:rFonts w:cstheme="minorHAnsi"/>
          <w:sz w:val="36"/>
          <w:szCs w:val="36"/>
        </w:rPr>
        <w:t>Verifies if the elevator moves down when the down button is pressed</w:t>
      </w:r>
    </w:p>
    <w:p w14:paraId="153838DF" w14:textId="6F9D0CB9" w:rsidR="009A2DBB" w:rsidRPr="009A2DBB" w:rsidRDefault="009A2DBB" w:rsidP="009A2DBB">
      <w:pPr>
        <w:pStyle w:val="ListParagraph"/>
        <w:numPr>
          <w:ilvl w:val="0"/>
          <w:numId w:val="90"/>
        </w:numPr>
        <w:rPr>
          <w:rFonts w:cstheme="minorHAnsi"/>
          <w:sz w:val="36"/>
          <w:szCs w:val="36"/>
          <w:u w:val="single"/>
        </w:rPr>
      </w:pPr>
      <w:r>
        <w:rPr>
          <w:rFonts w:cstheme="minorHAnsi"/>
          <w:sz w:val="36"/>
          <w:szCs w:val="36"/>
        </w:rPr>
        <w:t>Verifies that the elevator stops at the requested floor</w:t>
      </w:r>
    </w:p>
    <w:p w14:paraId="0B65DC08" w14:textId="7BB25ED7" w:rsidR="009A2DBB" w:rsidRPr="009A2DBB" w:rsidRDefault="009A2DBB" w:rsidP="009A2DBB">
      <w:pPr>
        <w:pStyle w:val="ListParagraph"/>
        <w:numPr>
          <w:ilvl w:val="0"/>
          <w:numId w:val="90"/>
        </w:numPr>
        <w:rPr>
          <w:rFonts w:cstheme="minorHAnsi"/>
          <w:sz w:val="36"/>
          <w:szCs w:val="36"/>
          <w:u w:val="single"/>
        </w:rPr>
      </w:pPr>
      <w:r>
        <w:rPr>
          <w:rFonts w:cstheme="minorHAnsi"/>
          <w:sz w:val="36"/>
          <w:szCs w:val="36"/>
        </w:rPr>
        <w:t>Verify the elevator doors open when it reaches a floor</w:t>
      </w:r>
    </w:p>
    <w:p w14:paraId="216A4CE5" w14:textId="6CF5B3D8" w:rsidR="009A2DBB" w:rsidRPr="009A2DBB" w:rsidRDefault="009A2DBB" w:rsidP="009A2DBB">
      <w:pPr>
        <w:pStyle w:val="ListParagraph"/>
        <w:numPr>
          <w:ilvl w:val="0"/>
          <w:numId w:val="90"/>
        </w:numPr>
        <w:rPr>
          <w:rFonts w:cstheme="minorHAnsi"/>
          <w:sz w:val="36"/>
          <w:szCs w:val="36"/>
          <w:u w:val="single"/>
        </w:rPr>
      </w:pPr>
      <w:r>
        <w:rPr>
          <w:rFonts w:cstheme="minorHAnsi"/>
          <w:sz w:val="36"/>
          <w:szCs w:val="36"/>
        </w:rPr>
        <w:t>Verify the elevator door closes automatically after few second</w:t>
      </w:r>
    </w:p>
    <w:p w14:paraId="3176198C" w14:textId="14B8EB64" w:rsidR="009A2DBB" w:rsidRPr="009A2DBB" w:rsidRDefault="009A2DBB" w:rsidP="009A2DBB">
      <w:pPr>
        <w:pStyle w:val="ListParagraph"/>
        <w:numPr>
          <w:ilvl w:val="0"/>
          <w:numId w:val="90"/>
        </w:numPr>
        <w:rPr>
          <w:rFonts w:cstheme="minorHAnsi"/>
          <w:sz w:val="36"/>
          <w:szCs w:val="36"/>
          <w:u w:val="single"/>
        </w:rPr>
      </w:pPr>
      <w:r>
        <w:rPr>
          <w:rFonts w:cstheme="minorHAnsi"/>
          <w:sz w:val="36"/>
          <w:szCs w:val="36"/>
        </w:rPr>
        <w:lastRenderedPageBreak/>
        <w:t>Verify the elevator serves one floor at a time in the correct sequence</w:t>
      </w:r>
    </w:p>
    <w:p w14:paraId="31A43256" w14:textId="483F5C57" w:rsidR="009A2DBB" w:rsidRPr="009A2DBB" w:rsidRDefault="009A2DBB" w:rsidP="009A2DBB">
      <w:pPr>
        <w:pStyle w:val="ListParagraph"/>
        <w:numPr>
          <w:ilvl w:val="0"/>
          <w:numId w:val="90"/>
        </w:numPr>
        <w:rPr>
          <w:rFonts w:cstheme="minorHAnsi"/>
          <w:sz w:val="36"/>
          <w:szCs w:val="36"/>
          <w:u w:val="single"/>
        </w:rPr>
      </w:pPr>
      <w:r>
        <w:rPr>
          <w:rFonts w:cstheme="minorHAnsi"/>
          <w:sz w:val="36"/>
          <w:szCs w:val="36"/>
        </w:rPr>
        <w:t>Verify that direction (Up/Down) is shown when the elevator is moving</w:t>
      </w:r>
    </w:p>
    <w:p w14:paraId="7D51DAAF" w14:textId="2E13DBD3" w:rsidR="009A2DBB" w:rsidRDefault="009A2DBB" w:rsidP="009A2DBB">
      <w:pPr>
        <w:pStyle w:val="ListParagraph"/>
        <w:numPr>
          <w:ilvl w:val="0"/>
          <w:numId w:val="90"/>
        </w:numPr>
        <w:rPr>
          <w:rFonts w:cstheme="minorHAnsi"/>
          <w:sz w:val="36"/>
          <w:szCs w:val="36"/>
        </w:rPr>
      </w:pPr>
      <w:r w:rsidRPr="009A2DBB">
        <w:rPr>
          <w:rFonts w:cstheme="minorHAnsi"/>
          <w:sz w:val="36"/>
          <w:szCs w:val="36"/>
        </w:rPr>
        <w:t>Verify that the floor numbers are displayed correctly in the elevator</w:t>
      </w:r>
    </w:p>
    <w:p w14:paraId="15D2ABC7" w14:textId="7ED8F839" w:rsidR="009A2DBB" w:rsidRDefault="009A2DBB" w:rsidP="009A2DBB">
      <w:pPr>
        <w:pStyle w:val="ListParagraph"/>
        <w:numPr>
          <w:ilvl w:val="0"/>
          <w:numId w:val="90"/>
        </w:numPr>
        <w:rPr>
          <w:rFonts w:cstheme="minorHAnsi"/>
          <w:sz w:val="36"/>
          <w:szCs w:val="36"/>
        </w:rPr>
      </w:pPr>
      <w:r>
        <w:rPr>
          <w:rFonts w:cstheme="minorHAnsi"/>
          <w:sz w:val="36"/>
          <w:szCs w:val="36"/>
        </w:rPr>
        <w:t>Verify that the door opens when the open button is pressed</w:t>
      </w:r>
    </w:p>
    <w:p w14:paraId="75D480A9" w14:textId="513EFB8D" w:rsidR="009A2DBB" w:rsidRDefault="009A2DBB" w:rsidP="009A2DBB">
      <w:pPr>
        <w:pStyle w:val="ListParagraph"/>
        <w:numPr>
          <w:ilvl w:val="0"/>
          <w:numId w:val="90"/>
        </w:numPr>
        <w:rPr>
          <w:rFonts w:cstheme="minorHAnsi"/>
          <w:sz w:val="36"/>
          <w:szCs w:val="36"/>
        </w:rPr>
      </w:pPr>
      <w:r>
        <w:rPr>
          <w:rFonts w:cstheme="minorHAnsi"/>
          <w:sz w:val="36"/>
          <w:szCs w:val="36"/>
        </w:rPr>
        <w:t>Verify that door closes when the close button is pressed</w:t>
      </w:r>
    </w:p>
    <w:p w14:paraId="134598A3" w14:textId="398BA1EB" w:rsidR="009A2DBB" w:rsidRDefault="009A2DBB" w:rsidP="009A2DBB">
      <w:pPr>
        <w:pStyle w:val="ListParagraph"/>
        <w:numPr>
          <w:ilvl w:val="0"/>
          <w:numId w:val="90"/>
        </w:numPr>
        <w:rPr>
          <w:rFonts w:cstheme="minorHAnsi"/>
          <w:sz w:val="36"/>
          <w:szCs w:val="36"/>
        </w:rPr>
      </w:pPr>
      <w:r>
        <w:rPr>
          <w:rFonts w:cstheme="minorHAnsi"/>
          <w:sz w:val="36"/>
          <w:szCs w:val="36"/>
        </w:rPr>
        <w:t>Verify that emergency halt button halts the elevator</w:t>
      </w:r>
    </w:p>
    <w:p w14:paraId="4EADE655" w14:textId="2F20BF67" w:rsidR="009A2DBB" w:rsidRDefault="009A2DBB" w:rsidP="009A2DBB">
      <w:pPr>
        <w:pStyle w:val="ListParagraph"/>
        <w:numPr>
          <w:ilvl w:val="0"/>
          <w:numId w:val="90"/>
        </w:numPr>
        <w:rPr>
          <w:rFonts w:cstheme="minorHAnsi"/>
          <w:sz w:val="36"/>
          <w:szCs w:val="36"/>
          <w:u w:val="single"/>
        </w:rPr>
      </w:pPr>
      <w:r w:rsidRPr="009A2DBB">
        <w:rPr>
          <w:rFonts w:cstheme="minorHAnsi"/>
          <w:sz w:val="36"/>
          <w:szCs w:val="36"/>
          <w:u w:val="single"/>
        </w:rPr>
        <w:t>Negative:</w:t>
      </w:r>
    </w:p>
    <w:p w14:paraId="548218F2" w14:textId="05736ABE" w:rsidR="009A2DBB" w:rsidRPr="00033EF7" w:rsidRDefault="00033EF7" w:rsidP="009A2DBB">
      <w:pPr>
        <w:pStyle w:val="ListParagraph"/>
        <w:numPr>
          <w:ilvl w:val="0"/>
          <w:numId w:val="90"/>
        </w:numPr>
        <w:rPr>
          <w:rFonts w:cstheme="minorHAnsi"/>
          <w:sz w:val="36"/>
          <w:szCs w:val="36"/>
          <w:u w:val="single"/>
        </w:rPr>
      </w:pPr>
      <w:r>
        <w:rPr>
          <w:rFonts w:cstheme="minorHAnsi"/>
          <w:sz w:val="36"/>
          <w:szCs w:val="36"/>
        </w:rPr>
        <w:t>Press the floor button that doesn’t exist</w:t>
      </w:r>
    </w:p>
    <w:p w14:paraId="290CEFB5" w14:textId="0C44D3DA" w:rsidR="00033EF7" w:rsidRPr="00033EF7" w:rsidRDefault="00033EF7" w:rsidP="009A2DBB">
      <w:pPr>
        <w:pStyle w:val="ListParagraph"/>
        <w:numPr>
          <w:ilvl w:val="0"/>
          <w:numId w:val="90"/>
        </w:numPr>
        <w:rPr>
          <w:rFonts w:cstheme="minorHAnsi"/>
          <w:sz w:val="36"/>
          <w:szCs w:val="36"/>
          <w:u w:val="single"/>
        </w:rPr>
      </w:pPr>
      <w:r>
        <w:rPr>
          <w:rFonts w:cstheme="minorHAnsi"/>
          <w:sz w:val="36"/>
          <w:szCs w:val="36"/>
        </w:rPr>
        <w:t>Press all floor buttons repeatedly</w:t>
      </w:r>
    </w:p>
    <w:p w14:paraId="1754D2EA" w14:textId="0AC10067" w:rsidR="00033EF7" w:rsidRPr="00033EF7" w:rsidRDefault="00033EF7" w:rsidP="009A2DBB">
      <w:pPr>
        <w:pStyle w:val="ListParagraph"/>
        <w:numPr>
          <w:ilvl w:val="0"/>
          <w:numId w:val="90"/>
        </w:numPr>
        <w:rPr>
          <w:rFonts w:cstheme="minorHAnsi"/>
          <w:sz w:val="36"/>
          <w:szCs w:val="36"/>
          <w:u w:val="single"/>
        </w:rPr>
      </w:pPr>
      <w:r>
        <w:rPr>
          <w:rFonts w:cstheme="minorHAnsi"/>
          <w:sz w:val="36"/>
          <w:szCs w:val="36"/>
        </w:rPr>
        <w:t>Press up and down call buttons simultaneously</w:t>
      </w:r>
    </w:p>
    <w:p w14:paraId="1052B8FD" w14:textId="60FC6023" w:rsidR="00033EF7" w:rsidRPr="00033EF7" w:rsidRDefault="00033EF7" w:rsidP="009A2DBB">
      <w:pPr>
        <w:pStyle w:val="ListParagraph"/>
        <w:numPr>
          <w:ilvl w:val="0"/>
          <w:numId w:val="90"/>
        </w:numPr>
        <w:rPr>
          <w:rFonts w:cstheme="minorHAnsi"/>
          <w:sz w:val="36"/>
          <w:szCs w:val="36"/>
          <w:u w:val="single"/>
        </w:rPr>
      </w:pPr>
      <w:r>
        <w:rPr>
          <w:rFonts w:cstheme="minorHAnsi"/>
          <w:sz w:val="36"/>
          <w:szCs w:val="36"/>
        </w:rPr>
        <w:t>Press a floor button while the elevator is already at the top</w:t>
      </w:r>
    </w:p>
    <w:p w14:paraId="3CB8E9D0" w14:textId="77EB7A8C" w:rsidR="00033EF7" w:rsidRPr="00033EF7" w:rsidRDefault="00033EF7" w:rsidP="009A2DBB">
      <w:pPr>
        <w:pStyle w:val="ListParagraph"/>
        <w:numPr>
          <w:ilvl w:val="0"/>
          <w:numId w:val="90"/>
        </w:numPr>
        <w:rPr>
          <w:rFonts w:cstheme="minorHAnsi"/>
          <w:sz w:val="36"/>
          <w:szCs w:val="36"/>
          <w:u w:val="single"/>
        </w:rPr>
      </w:pPr>
      <w:r>
        <w:rPr>
          <w:rFonts w:cstheme="minorHAnsi"/>
          <w:sz w:val="36"/>
          <w:szCs w:val="36"/>
        </w:rPr>
        <w:t>Try pressing button when power is off</w:t>
      </w:r>
    </w:p>
    <w:p w14:paraId="09E301E0" w14:textId="00DEC9BB" w:rsidR="00033EF7" w:rsidRPr="00033EF7" w:rsidRDefault="00033EF7" w:rsidP="009A2DBB">
      <w:pPr>
        <w:pStyle w:val="ListParagraph"/>
        <w:numPr>
          <w:ilvl w:val="0"/>
          <w:numId w:val="90"/>
        </w:numPr>
        <w:rPr>
          <w:rFonts w:cstheme="minorHAnsi"/>
          <w:sz w:val="36"/>
          <w:szCs w:val="36"/>
          <w:u w:val="single"/>
        </w:rPr>
      </w:pPr>
      <w:r>
        <w:rPr>
          <w:rFonts w:cstheme="minorHAnsi"/>
          <w:sz w:val="36"/>
          <w:szCs w:val="36"/>
        </w:rPr>
        <w:t>Hold the ‘close door’ button continuously</w:t>
      </w:r>
    </w:p>
    <w:p w14:paraId="5BB8B91D" w14:textId="277E6A94" w:rsidR="00033EF7" w:rsidRPr="00033EF7" w:rsidRDefault="00033EF7" w:rsidP="009A2DBB">
      <w:pPr>
        <w:pStyle w:val="ListParagraph"/>
        <w:numPr>
          <w:ilvl w:val="0"/>
          <w:numId w:val="90"/>
        </w:numPr>
        <w:rPr>
          <w:rFonts w:cstheme="minorHAnsi"/>
          <w:sz w:val="36"/>
          <w:szCs w:val="36"/>
          <w:u w:val="single"/>
        </w:rPr>
      </w:pPr>
      <w:r>
        <w:rPr>
          <w:rFonts w:cstheme="minorHAnsi"/>
          <w:sz w:val="36"/>
          <w:szCs w:val="36"/>
        </w:rPr>
        <w:t>Try to force the elevator door open while moving</w:t>
      </w:r>
    </w:p>
    <w:p w14:paraId="1628B3F5" w14:textId="26F10F9A" w:rsidR="00033EF7" w:rsidRPr="00033EF7" w:rsidRDefault="00033EF7" w:rsidP="009A2DBB">
      <w:pPr>
        <w:pStyle w:val="ListParagraph"/>
        <w:numPr>
          <w:ilvl w:val="0"/>
          <w:numId w:val="90"/>
        </w:numPr>
        <w:rPr>
          <w:rFonts w:cstheme="minorHAnsi"/>
          <w:sz w:val="36"/>
          <w:szCs w:val="36"/>
          <w:u w:val="single"/>
        </w:rPr>
      </w:pPr>
      <w:r>
        <w:rPr>
          <w:rFonts w:cstheme="minorHAnsi"/>
          <w:sz w:val="36"/>
          <w:szCs w:val="36"/>
        </w:rPr>
        <w:t>Check behaviour if object is stuck between closing door</w:t>
      </w:r>
    </w:p>
    <w:p w14:paraId="07DD9AC8" w14:textId="7759CCB6" w:rsidR="00033EF7" w:rsidRPr="00033EF7" w:rsidRDefault="00033EF7" w:rsidP="009A2DBB">
      <w:pPr>
        <w:pStyle w:val="ListParagraph"/>
        <w:numPr>
          <w:ilvl w:val="0"/>
          <w:numId w:val="90"/>
        </w:numPr>
        <w:rPr>
          <w:rFonts w:cstheme="minorHAnsi"/>
          <w:sz w:val="36"/>
          <w:szCs w:val="36"/>
          <w:u w:val="single"/>
        </w:rPr>
      </w:pPr>
      <w:r>
        <w:rPr>
          <w:rFonts w:cstheme="minorHAnsi"/>
          <w:sz w:val="36"/>
          <w:szCs w:val="36"/>
        </w:rPr>
        <w:t>Door tries to close while the person is in between</w:t>
      </w:r>
    </w:p>
    <w:p w14:paraId="25C911BB" w14:textId="77777777" w:rsidR="00033EF7" w:rsidRDefault="00033EF7" w:rsidP="00033EF7">
      <w:pPr>
        <w:pStyle w:val="ListParagraph"/>
        <w:ind w:left="502"/>
        <w:rPr>
          <w:rFonts w:cstheme="minorHAnsi"/>
          <w:sz w:val="36"/>
          <w:szCs w:val="36"/>
        </w:rPr>
      </w:pPr>
    </w:p>
    <w:p w14:paraId="532A54E3" w14:textId="6E955CDB" w:rsidR="00033EF7" w:rsidRPr="00330B9A" w:rsidRDefault="00033EF7" w:rsidP="00033EF7">
      <w:pPr>
        <w:pStyle w:val="ListParagraph"/>
        <w:numPr>
          <w:ilvl w:val="0"/>
          <w:numId w:val="88"/>
        </w:numPr>
        <w:rPr>
          <w:rFonts w:cstheme="minorHAnsi"/>
          <w:b/>
          <w:bCs/>
          <w:sz w:val="36"/>
          <w:szCs w:val="36"/>
        </w:rPr>
      </w:pPr>
      <w:r>
        <w:rPr>
          <w:rFonts w:cstheme="minorHAnsi"/>
          <w:sz w:val="36"/>
          <w:szCs w:val="36"/>
          <w:u w:val="single"/>
        </w:rPr>
        <w:t xml:space="preserve"> </w:t>
      </w:r>
      <w:r w:rsidRPr="00330B9A">
        <w:rPr>
          <w:rFonts w:cstheme="minorHAnsi"/>
          <w:b/>
          <w:bCs/>
          <w:sz w:val="36"/>
          <w:szCs w:val="36"/>
        </w:rPr>
        <w:t>Write test scenarios of What</w:t>
      </w:r>
      <w:r w:rsidR="00330B9A">
        <w:rPr>
          <w:rFonts w:cstheme="minorHAnsi"/>
          <w:b/>
          <w:bCs/>
          <w:sz w:val="36"/>
          <w:szCs w:val="36"/>
        </w:rPr>
        <w:t>’</w:t>
      </w:r>
      <w:r w:rsidRPr="00330B9A">
        <w:rPr>
          <w:rFonts w:cstheme="minorHAnsi"/>
          <w:b/>
          <w:bCs/>
          <w:sz w:val="36"/>
          <w:szCs w:val="36"/>
        </w:rPr>
        <w:t>s</w:t>
      </w:r>
      <w:r w:rsidR="00330B9A">
        <w:rPr>
          <w:rFonts w:cstheme="minorHAnsi"/>
          <w:b/>
          <w:bCs/>
          <w:sz w:val="36"/>
          <w:szCs w:val="36"/>
        </w:rPr>
        <w:t xml:space="preserve"> </w:t>
      </w:r>
      <w:r w:rsidRPr="00330B9A">
        <w:rPr>
          <w:rFonts w:cstheme="minorHAnsi"/>
          <w:b/>
          <w:bCs/>
          <w:sz w:val="36"/>
          <w:szCs w:val="36"/>
        </w:rPr>
        <w:t>app payment</w:t>
      </w:r>
    </w:p>
    <w:p w14:paraId="61236ACD" w14:textId="69614991" w:rsidR="00033EF7" w:rsidRDefault="00330B9A" w:rsidP="00330B9A">
      <w:pPr>
        <w:pStyle w:val="ListParagraph"/>
        <w:numPr>
          <w:ilvl w:val="0"/>
          <w:numId w:val="91"/>
        </w:numPr>
        <w:rPr>
          <w:rFonts w:cstheme="minorHAnsi"/>
          <w:sz w:val="36"/>
          <w:szCs w:val="36"/>
          <w:u w:val="single"/>
        </w:rPr>
      </w:pPr>
      <w:r>
        <w:rPr>
          <w:rFonts w:cstheme="minorHAnsi"/>
          <w:sz w:val="36"/>
          <w:szCs w:val="36"/>
          <w:u w:val="single"/>
        </w:rPr>
        <w:t>Positive:</w:t>
      </w:r>
    </w:p>
    <w:p w14:paraId="20B605B4" w14:textId="43A23828" w:rsidR="00330B9A" w:rsidRPr="00330B9A" w:rsidRDefault="00330B9A" w:rsidP="00330B9A">
      <w:pPr>
        <w:pStyle w:val="ListParagraph"/>
        <w:numPr>
          <w:ilvl w:val="0"/>
          <w:numId w:val="91"/>
        </w:numPr>
        <w:rPr>
          <w:rFonts w:cstheme="minorHAnsi"/>
          <w:sz w:val="36"/>
          <w:szCs w:val="36"/>
          <w:u w:val="single"/>
        </w:rPr>
      </w:pPr>
      <w:r>
        <w:rPr>
          <w:rFonts w:cstheme="minorHAnsi"/>
          <w:sz w:val="36"/>
          <w:szCs w:val="36"/>
        </w:rPr>
        <w:t>Verify that user successfully sets up What’s app payments with valid mobile number linked to their bank account</w:t>
      </w:r>
    </w:p>
    <w:p w14:paraId="643AACDA" w14:textId="3453DE86" w:rsidR="00330B9A" w:rsidRPr="00330B9A" w:rsidRDefault="00330B9A" w:rsidP="00330B9A">
      <w:pPr>
        <w:pStyle w:val="ListParagraph"/>
        <w:numPr>
          <w:ilvl w:val="0"/>
          <w:numId w:val="91"/>
        </w:numPr>
        <w:rPr>
          <w:rFonts w:cstheme="minorHAnsi"/>
          <w:sz w:val="36"/>
          <w:szCs w:val="36"/>
          <w:u w:val="single"/>
        </w:rPr>
      </w:pPr>
      <w:r>
        <w:rPr>
          <w:rFonts w:cstheme="minorHAnsi"/>
          <w:sz w:val="36"/>
          <w:szCs w:val="36"/>
        </w:rPr>
        <w:lastRenderedPageBreak/>
        <w:t>Verify user can successfully link a bank account using UPI</w:t>
      </w:r>
    </w:p>
    <w:p w14:paraId="7A787783" w14:textId="01EF9E53" w:rsidR="00330B9A" w:rsidRPr="00330B9A" w:rsidRDefault="00330B9A" w:rsidP="00330B9A">
      <w:pPr>
        <w:pStyle w:val="ListParagraph"/>
        <w:numPr>
          <w:ilvl w:val="0"/>
          <w:numId w:val="91"/>
        </w:numPr>
        <w:rPr>
          <w:rFonts w:cstheme="minorHAnsi"/>
          <w:sz w:val="36"/>
          <w:szCs w:val="36"/>
          <w:u w:val="single"/>
        </w:rPr>
      </w:pPr>
      <w:r>
        <w:rPr>
          <w:rFonts w:cstheme="minorHAnsi"/>
          <w:sz w:val="36"/>
          <w:szCs w:val="36"/>
        </w:rPr>
        <w:t>User can view all linked bank accounts under the payment settings</w:t>
      </w:r>
    </w:p>
    <w:p w14:paraId="7D3637AD" w14:textId="5F01C7DD" w:rsidR="00330B9A" w:rsidRPr="00330B9A" w:rsidRDefault="00330B9A" w:rsidP="00330B9A">
      <w:pPr>
        <w:pStyle w:val="ListParagraph"/>
        <w:numPr>
          <w:ilvl w:val="0"/>
          <w:numId w:val="91"/>
        </w:numPr>
        <w:rPr>
          <w:rFonts w:cstheme="minorHAnsi"/>
          <w:sz w:val="36"/>
          <w:szCs w:val="36"/>
          <w:u w:val="single"/>
        </w:rPr>
      </w:pPr>
      <w:r>
        <w:rPr>
          <w:rFonts w:cstheme="minorHAnsi"/>
          <w:sz w:val="36"/>
          <w:szCs w:val="36"/>
        </w:rPr>
        <w:t>User can change or remove a linked bank account</w:t>
      </w:r>
    </w:p>
    <w:p w14:paraId="323AADE3" w14:textId="3E27722C" w:rsidR="00330B9A" w:rsidRPr="00330B9A" w:rsidRDefault="00330B9A" w:rsidP="00330B9A">
      <w:pPr>
        <w:pStyle w:val="ListParagraph"/>
        <w:numPr>
          <w:ilvl w:val="0"/>
          <w:numId w:val="91"/>
        </w:numPr>
        <w:rPr>
          <w:rFonts w:cstheme="minorHAnsi"/>
          <w:sz w:val="36"/>
          <w:szCs w:val="36"/>
          <w:u w:val="single"/>
        </w:rPr>
      </w:pPr>
      <w:r>
        <w:rPr>
          <w:rFonts w:cstheme="minorHAnsi"/>
          <w:sz w:val="36"/>
          <w:szCs w:val="36"/>
        </w:rPr>
        <w:t>User can successfully send money to a contact via UPI from chat</w:t>
      </w:r>
    </w:p>
    <w:p w14:paraId="2CB97013" w14:textId="77777777" w:rsidR="00330B9A" w:rsidRPr="00330B9A" w:rsidRDefault="00330B9A" w:rsidP="00330B9A">
      <w:pPr>
        <w:pStyle w:val="ListParagraph"/>
        <w:numPr>
          <w:ilvl w:val="0"/>
          <w:numId w:val="91"/>
        </w:numPr>
        <w:rPr>
          <w:rFonts w:cstheme="minorHAnsi"/>
          <w:sz w:val="36"/>
          <w:szCs w:val="36"/>
          <w:u w:val="single"/>
        </w:rPr>
      </w:pPr>
      <w:r>
        <w:rPr>
          <w:rFonts w:cstheme="minorHAnsi"/>
          <w:sz w:val="36"/>
          <w:szCs w:val="36"/>
        </w:rPr>
        <w:t>User sends money while scanning a valid QR code</w:t>
      </w:r>
    </w:p>
    <w:p w14:paraId="40510088" w14:textId="77777777" w:rsidR="00EA7832" w:rsidRPr="00EA7832" w:rsidRDefault="00EA7832" w:rsidP="00330B9A">
      <w:pPr>
        <w:pStyle w:val="ListParagraph"/>
        <w:numPr>
          <w:ilvl w:val="0"/>
          <w:numId w:val="91"/>
        </w:numPr>
        <w:rPr>
          <w:rFonts w:cstheme="minorHAnsi"/>
          <w:sz w:val="36"/>
          <w:szCs w:val="36"/>
          <w:u w:val="single"/>
        </w:rPr>
      </w:pPr>
      <w:r>
        <w:rPr>
          <w:rFonts w:cstheme="minorHAnsi"/>
          <w:sz w:val="36"/>
          <w:szCs w:val="36"/>
        </w:rPr>
        <w:t>User selects correct bank account and amount and proceeds to pay successfully</w:t>
      </w:r>
    </w:p>
    <w:p w14:paraId="1B2256AB" w14:textId="7B061E8B" w:rsidR="00EA7832" w:rsidRPr="00EA7832" w:rsidRDefault="00EA7832" w:rsidP="00330B9A">
      <w:pPr>
        <w:pStyle w:val="ListParagraph"/>
        <w:numPr>
          <w:ilvl w:val="0"/>
          <w:numId w:val="91"/>
        </w:numPr>
        <w:rPr>
          <w:rFonts w:cstheme="minorHAnsi"/>
          <w:sz w:val="36"/>
          <w:szCs w:val="36"/>
          <w:u w:val="single"/>
        </w:rPr>
      </w:pPr>
      <w:r>
        <w:rPr>
          <w:rFonts w:cstheme="minorHAnsi"/>
          <w:sz w:val="36"/>
          <w:szCs w:val="36"/>
        </w:rPr>
        <w:t>UPI PIN is verified and payment is successful</w:t>
      </w:r>
    </w:p>
    <w:p w14:paraId="07F6A193" w14:textId="768A2344" w:rsidR="00330B9A" w:rsidRPr="00EA7832" w:rsidRDefault="00330B9A" w:rsidP="00330B9A">
      <w:pPr>
        <w:pStyle w:val="ListParagraph"/>
        <w:numPr>
          <w:ilvl w:val="0"/>
          <w:numId w:val="91"/>
        </w:numPr>
        <w:rPr>
          <w:rFonts w:cstheme="minorHAnsi"/>
          <w:sz w:val="36"/>
          <w:szCs w:val="36"/>
          <w:u w:val="single"/>
        </w:rPr>
      </w:pPr>
      <w:r>
        <w:rPr>
          <w:rFonts w:cstheme="minorHAnsi"/>
          <w:sz w:val="36"/>
          <w:szCs w:val="36"/>
        </w:rPr>
        <w:t xml:space="preserve"> </w:t>
      </w:r>
      <w:r w:rsidR="00EA7832">
        <w:rPr>
          <w:rFonts w:cstheme="minorHAnsi"/>
          <w:sz w:val="36"/>
          <w:szCs w:val="36"/>
        </w:rPr>
        <w:t>Payment is sent successfully even when What’s app is minimized or reopened quickly</w:t>
      </w:r>
    </w:p>
    <w:p w14:paraId="0F6A3CA2" w14:textId="4874FFD5" w:rsidR="00EA7832" w:rsidRPr="00EA7832" w:rsidRDefault="00EA7832" w:rsidP="00330B9A">
      <w:pPr>
        <w:pStyle w:val="ListParagraph"/>
        <w:numPr>
          <w:ilvl w:val="0"/>
          <w:numId w:val="91"/>
        </w:numPr>
        <w:rPr>
          <w:rFonts w:cstheme="minorHAnsi"/>
          <w:sz w:val="36"/>
          <w:szCs w:val="36"/>
          <w:u w:val="single"/>
        </w:rPr>
      </w:pPr>
      <w:r w:rsidRPr="00EA7832">
        <w:rPr>
          <w:rFonts w:cstheme="minorHAnsi"/>
          <w:sz w:val="36"/>
          <w:szCs w:val="36"/>
          <w:u w:val="single"/>
        </w:rPr>
        <w:t>Negative:</w:t>
      </w:r>
    </w:p>
    <w:p w14:paraId="23DE67B8" w14:textId="067A5B35" w:rsidR="00EA7832" w:rsidRPr="00EA7832" w:rsidRDefault="00EA7832" w:rsidP="00330B9A">
      <w:pPr>
        <w:pStyle w:val="ListParagraph"/>
        <w:numPr>
          <w:ilvl w:val="0"/>
          <w:numId w:val="91"/>
        </w:numPr>
        <w:rPr>
          <w:rFonts w:cstheme="minorHAnsi"/>
          <w:sz w:val="36"/>
          <w:szCs w:val="36"/>
          <w:u w:val="single"/>
        </w:rPr>
      </w:pPr>
      <w:r>
        <w:rPr>
          <w:rFonts w:cstheme="minorHAnsi"/>
          <w:sz w:val="36"/>
          <w:szCs w:val="36"/>
        </w:rPr>
        <w:t>User tries to set up payments with a mobile number not linked to a bank account</w:t>
      </w:r>
    </w:p>
    <w:p w14:paraId="54C7A182" w14:textId="2B720896" w:rsidR="00EA7832" w:rsidRPr="00EA7832" w:rsidRDefault="00EA7832" w:rsidP="00330B9A">
      <w:pPr>
        <w:pStyle w:val="ListParagraph"/>
        <w:numPr>
          <w:ilvl w:val="0"/>
          <w:numId w:val="91"/>
        </w:numPr>
        <w:rPr>
          <w:rFonts w:cstheme="minorHAnsi"/>
          <w:sz w:val="36"/>
          <w:szCs w:val="36"/>
          <w:u w:val="single"/>
        </w:rPr>
      </w:pPr>
      <w:r>
        <w:rPr>
          <w:rFonts w:cstheme="minorHAnsi"/>
          <w:sz w:val="36"/>
          <w:szCs w:val="36"/>
        </w:rPr>
        <w:t>User enters an incorrect OTP while linking the bank account</w:t>
      </w:r>
    </w:p>
    <w:p w14:paraId="79E899C6" w14:textId="088E7CA0" w:rsidR="00EA7832" w:rsidRPr="00EA7832" w:rsidRDefault="00EA7832" w:rsidP="00330B9A">
      <w:pPr>
        <w:pStyle w:val="ListParagraph"/>
        <w:numPr>
          <w:ilvl w:val="0"/>
          <w:numId w:val="91"/>
        </w:numPr>
        <w:rPr>
          <w:rFonts w:cstheme="minorHAnsi"/>
          <w:sz w:val="36"/>
          <w:szCs w:val="36"/>
          <w:u w:val="single"/>
        </w:rPr>
      </w:pPr>
      <w:r>
        <w:rPr>
          <w:rFonts w:cstheme="minorHAnsi"/>
          <w:sz w:val="36"/>
          <w:szCs w:val="36"/>
        </w:rPr>
        <w:t>User tries to link a bank that is not supported by UPI</w:t>
      </w:r>
    </w:p>
    <w:p w14:paraId="5764D10C" w14:textId="15C17515" w:rsidR="00EA7832" w:rsidRPr="00EA7832" w:rsidRDefault="00EA7832" w:rsidP="00330B9A">
      <w:pPr>
        <w:pStyle w:val="ListParagraph"/>
        <w:numPr>
          <w:ilvl w:val="0"/>
          <w:numId w:val="91"/>
        </w:numPr>
        <w:rPr>
          <w:rFonts w:cstheme="minorHAnsi"/>
          <w:sz w:val="36"/>
          <w:szCs w:val="36"/>
          <w:u w:val="single"/>
        </w:rPr>
      </w:pPr>
      <w:r>
        <w:rPr>
          <w:rFonts w:cstheme="minorHAnsi"/>
          <w:sz w:val="36"/>
          <w:szCs w:val="36"/>
        </w:rPr>
        <w:t>User denies required permission and set-up fails</w:t>
      </w:r>
    </w:p>
    <w:p w14:paraId="5A4E701E" w14:textId="010A2153" w:rsidR="00EA7832" w:rsidRPr="00EA7832" w:rsidRDefault="00EA7832" w:rsidP="00330B9A">
      <w:pPr>
        <w:pStyle w:val="ListParagraph"/>
        <w:numPr>
          <w:ilvl w:val="0"/>
          <w:numId w:val="91"/>
        </w:numPr>
        <w:rPr>
          <w:rFonts w:cstheme="minorHAnsi"/>
          <w:sz w:val="36"/>
          <w:szCs w:val="36"/>
          <w:u w:val="single"/>
        </w:rPr>
      </w:pPr>
      <w:r>
        <w:rPr>
          <w:rFonts w:cstheme="minorHAnsi"/>
          <w:sz w:val="36"/>
          <w:szCs w:val="36"/>
        </w:rPr>
        <w:t>App crashes or set up fails when network is unstable or unavailable</w:t>
      </w:r>
    </w:p>
    <w:p w14:paraId="7EFDBC14" w14:textId="34FBCF7B" w:rsidR="00EA7832" w:rsidRPr="00EA7832" w:rsidRDefault="00EA7832" w:rsidP="00330B9A">
      <w:pPr>
        <w:pStyle w:val="ListParagraph"/>
        <w:numPr>
          <w:ilvl w:val="0"/>
          <w:numId w:val="91"/>
        </w:numPr>
        <w:rPr>
          <w:rFonts w:cstheme="minorHAnsi"/>
          <w:sz w:val="36"/>
          <w:szCs w:val="36"/>
          <w:u w:val="single"/>
        </w:rPr>
      </w:pPr>
      <w:r>
        <w:rPr>
          <w:rFonts w:cstheme="minorHAnsi"/>
          <w:sz w:val="36"/>
          <w:szCs w:val="36"/>
        </w:rPr>
        <w:t>User enters the wrong UPI PIN-payment fails</w:t>
      </w:r>
    </w:p>
    <w:p w14:paraId="0D0431DD" w14:textId="55F91EC0" w:rsidR="00EA7832" w:rsidRPr="00EA7832" w:rsidRDefault="00EA7832" w:rsidP="00330B9A">
      <w:pPr>
        <w:pStyle w:val="ListParagraph"/>
        <w:numPr>
          <w:ilvl w:val="0"/>
          <w:numId w:val="91"/>
        </w:numPr>
        <w:rPr>
          <w:rFonts w:cstheme="minorHAnsi"/>
          <w:sz w:val="36"/>
          <w:szCs w:val="36"/>
          <w:u w:val="single"/>
        </w:rPr>
      </w:pPr>
      <w:r>
        <w:rPr>
          <w:rFonts w:cstheme="minorHAnsi"/>
          <w:sz w:val="36"/>
          <w:szCs w:val="36"/>
        </w:rPr>
        <w:t>User tries to send an amount above the UPI limit-transaction is blocked</w:t>
      </w:r>
    </w:p>
    <w:p w14:paraId="1D2CF2F0" w14:textId="500D3C72" w:rsidR="00EA7832" w:rsidRPr="00E2177A" w:rsidRDefault="00E2177A" w:rsidP="00330B9A">
      <w:pPr>
        <w:pStyle w:val="ListParagraph"/>
        <w:numPr>
          <w:ilvl w:val="0"/>
          <w:numId w:val="91"/>
        </w:numPr>
        <w:rPr>
          <w:rFonts w:cstheme="minorHAnsi"/>
          <w:sz w:val="36"/>
          <w:szCs w:val="36"/>
          <w:u w:val="single"/>
        </w:rPr>
      </w:pPr>
      <w:r>
        <w:rPr>
          <w:rFonts w:cstheme="minorHAnsi"/>
          <w:sz w:val="36"/>
          <w:szCs w:val="36"/>
        </w:rPr>
        <w:t>User sends money to a contact who hasn’t set up What’s app payments-Error shows</w:t>
      </w:r>
    </w:p>
    <w:p w14:paraId="4C8D625A" w14:textId="36D2C52E" w:rsidR="00E2177A" w:rsidRPr="009A2DBB" w:rsidRDefault="00E2177A" w:rsidP="00330B9A">
      <w:pPr>
        <w:pStyle w:val="ListParagraph"/>
        <w:numPr>
          <w:ilvl w:val="0"/>
          <w:numId w:val="91"/>
        </w:numPr>
        <w:rPr>
          <w:rFonts w:cstheme="minorHAnsi"/>
          <w:sz w:val="36"/>
          <w:szCs w:val="36"/>
          <w:u w:val="single"/>
        </w:rPr>
      </w:pPr>
      <w:r>
        <w:rPr>
          <w:rFonts w:cstheme="minorHAnsi"/>
          <w:sz w:val="36"/>
          <w:szCs w:val="36"/>
        </w:rPr>
        <w:lastRenderedPageBreak/>
        <w:t>Payment is sent to the wrong UPI ID-User doesn’t receive the money</w:t>
      </w:r>
    </w:p>
    <w:p w14:paraId="546B5525" w14:textId="77777777" w:rsidR="00C11743" w:rsidRDefault="00C11743" w:rsidP="00C11743">
      <w:pPr>
        <w:pStyle w:val="ListParagraph"/>
        <w:ind w:left="360"/>
        <w:rPr>
          <w:rFonts w:cstheme="minorHAnsi"/>
          <w:b/>
          <w:bCs/>
          <w:sz w:val="36"/>
          <w:szCs w:val="36"/>
        </w:rPr>
      </w:pPr>
    </w:p>
    <w:p w14:paraId="1EBC5375" w14:textId="77777777" w:rsidR="00C11743" w:rsidRDefault="00C11743" w:rsidP="00C11743">
      <w:pPr>
        <w:pStyle w:val="ListParagraph"/>
        <w:ind w:left="360"/>
        <w:rPr>
          <w:rFonts w:cstheme="minorHAnsi"/>
          <w:b/>
          <w:bCs/>
          <w:sz w:val="36"/>
          <w:szCs w:val="36"/>
        </w:rPr>
      </w:pPr>
    </w:p>
    <w:p w14:paraId="0C670E17" w14:textId="77777777" w:rsidR="00C11743" w:rsidRDefault="00C11743" w:rsidP="00C11743">
      <w:pPr>
        <w:pStyle w:val="ListParagraph"/>
        <w:ind w:left="360"/>
        <w:rPr>
          <w:rFonts w:cstheme="minorHAnsi"/>
          <w:b/>
          <w:bCs/>
          <w:sz w:val="36"/>
          <w:szCs w:val="36"/>
        </w:rPr>
      </w:pPr>
    </w:p>
    <w:p w14:paraId="185B1C7A" w14:textId="77777777" w:rsidR="00C11743" w:rsidRDefault="00C11743" w:rsidP="00C11743">
      <w:pPr>
        <w:pStyle w:val="ListParagraph"/>
        <w:ind w:left="360"/>
        <w:rPr>
          <w:rFonts w:cstheme="minorHAnsi"/>
          <w:b/>
          <w:bCs/>
          <w:sz w:val="36"/>
          <w:szCs w:val="36"/>
        </w:rPr>
      </w:pPr>
    </w:p>
    <w:p w14:paraId="59840502" w14:textId="77777777" w:rsidR="00C11743" w:rsidRDefault="00C11743" w:rsidP="00C11743">
      <w:pPr>
        <w:pStyle w:val="ListParagraph"/>
        <w:ind w:left="360"/>
        <w:rPr>
          <w:rFonts w:cstheme="minorHAnsi"/>
          <w:b/>
          <w:bCs/>
          <w:sz w:val="36"/>
          <w:szCs w:val="36"/>
        </w:rPr>
      </w:pPr>
    </w:p>
    <w:p w14:paraId="5F9573F2" w14:textId="77777777" w:rsidR="00C11743" w:rsidRDefault="00C11743" w:rsidP="00C11743">
      <w:pPr>
        <w:pStyle w:val="ListParagraph"/>
        <w:ind w:left="360"/>
        <w:rPr>
          <w:rFonts w:cstheme="minorHAnsi"/>
          <w:b/>
          <w:bCs/>
          <w:sz w:val="36"/>
          <w:szCs w:val="36"/>
        </w:rPr>
      </w:pPr>
    </w:p>
    <w:p w14:paraId="7A9557D8" w14:textId="77777777" w:rsidR="00C11743" w:rsidRDefault="00C11743" w:rsidP="00C11743">
      <w:pPr>
        <w:pStyle w:val="ListParagraph"/>
        <w:ind w:left="360"/>
        <w:rPr>
          <w:rFonts w:cstheme="minorHAnsi"/>
          <w:b/>
          <w:bCs/>
          <w:sz w:val="36"/>
          <w:szCs w:val="36"/>
        </w:rPr>
      </w:pPr>
    </w:p>
    <w:p w14:paraId="1F48D649" w14:textId="77777777" w:rsidR="00C11743" w:rsidRDefault="00C11743" w:rsidP="00C11743">
      <w:pPr>
        <w:pStyle w:val="ListParagraph"/>
        <w:ind w:left="360"/>
        <w:rPr>
          <w:rFonts w:cstheme="minorHAnsi"/>
          <w:b/>
          <w:bCs/>
          <w:sz w:val="36"/>
          <w:szCs w:val="36"/>
        </w:rPr>
      </w:pPr>
    </w:p>
    <w:p w14:paraId="791FF7A7" w14:textId="77777777" w:rsidR="00C11743" w:rsidRDefault="00C11743" w:rsidP="00C11743">
      <w:pPr>
        <w:pStyle w:val="ListParagraph"/>
        <w:ind w:left="360"/>
        <w:rPr>
          <w:rFonts w:cstheme="minorHAnsi"/>
          <w:b/>
          <w:bCs/>
          <w:sz w:val="36"/>
          <w:szCs w:val="36"/>
        </w:rPr>
      </w:pPr>
    </w:p>
    <w:p w14:paraId="19BAF54F" w14:textId="77777777" w:rsidR="00C11743" w:rsidRPr="00622343" w:rsidRDefault="00C11743" w:rsidP="00C11743">
      <w:pPr>
        <w:pStyle w:val="ListParagraph"/>
        <w:ind w:left="360"/>
        <w:rPr>
          <w:rFonts w:cstheme="minorHAnsi"/>
          <w:b/>
          <w:bCs/>
          <w:sz w:val="36"/>
          <w:szCs w:val="36"/>
        </w:rPr>
      </w:pPr>
    </w:p>
    <w:p w14:paraId="3094EF7A" w14:textId="77777777" w:rsidR="00CA4EED" w:rsidRPr="00622343" w:rsidRDefault="00CA4EED" w:rsidP="0068118A">
      <w:pPr>
        <w:pStyle w:val="ListParagraph"/>
        <w:ind w:left="1636"/>
        <w:rPr>
          <w:rFonts w:cstheme="minorHAnsi"/>
          <w:b/>
          <w:bCs/>
          <w:sz w:val="36"/>
          <w:szCs w:val="36"/>
        </w:rPr>
      </w:pPr>
    </w:p>
    <w:p w14:paraId="3AAE6416" w14:textId="77777777" w:rsidR="008E2931" w:rsidRPr="00622343" w:rsidRDefault="008E2931" w:rsidP="008E2931">
      <w:pPr>
        <w:pStyle w:val="ListParagraph"/>
        <w:ind w:left="502"/>
        <w:rPr>
          <w:rFonts w:cstheme="minorHAnsi"/>
          <w:b/>
          <w:bCs/>
          <w:sz w:val="36"/>
          <w:szCs w:val="36"/>
        </w:rPr>
      </w:pPr>
    </w:p>
    <w:p w14:paraId="0C7A2914" w14:textId="77777777" w:rsidR="0083027A" w:rsidRPr="00E445AE" w:rsidRDefault="0083027A" w:rsidP="0083027A">
      <w:pPr>
        <w:pStyle w:val="ListParagraph"/>
        <w:ind w:left="502"/>
        <w:rPr>
          <w:rFonts w:cstheme="minorHAnsi"/>
          <w:sz w:val="36"/>
          <w:szCs w:val="36"/>
        </w:rPr>
      </w:pPr>
    </w:p>
    <w:p w14:paraId="53BCB01D" w14:textId="5E7816CE" w:rsidR="00BC21AA" w:rsidRPr="00E445AE" w:rsidRDefault="00BC21AA" w:rsidP="00E445AE">
      <w:pPr>
        <w:pStyle w:val="ListParagraph"/>
        <w:ind w:left="502"/>
        <w:rPr>
          <w:rFonts w:cstheme="minorHAnsi"/>
          <w:i/>
          <w:sz w:val="36"/>
          <w:szCs w:val="36"/>
        </w:rPr>
      </w:pPr>
    </w:p>
    <w:sectPr w:rsidR="00BC21AA" w:rsidRPr="00E44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58B"/>
    <w:multiLevelType w:val="hybridMultilevel"/>
    <w:tmpl w:val="4E1045F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00961A81"/>
    <w:multiLevelType w:val="multilevel"/>
    <w:tmpl w:val="D8920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08CC"/>
    <w:multiLevelType w:val="hybridMultilevel"/>
    <w:tmpl w:val="3504453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3A75737"/>
    <w:multiLevelType w:val="multilevel"/>
    <w:tmpl w:val="4D38D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77A4D"/>
    <w:multiLevelType w:val="hybridMultilevel"/>
    <w:tmpl w:val="3CA4D5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D601B7"/>
    <w:multiLevelType w:val="hybridMultilevel"/>
    <w:tmpl w:val="FE165FC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08FD0193"/>
    <w:multiLevelType w:val="hybridMultilevel"/>
    <w:tmpl w:val="2BF4B2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1A820A7"/>
    <w:multiLevelType w:val="hybridMultilevel"/>
    <w:tmpl w:val="A73076C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 w15:restartNumberingAfterBreak="0">
    <w:nsid w:val="122E23B2"/>
    <w:multiLevelType w:val="hybridMultilevel"/>
    <w:tmpl w:val="53A8B2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2562166"/>
    <w:multiLevelType w:val="multilevel"/>
    <w:tmpl w:val="14CA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96EF4"/>
    <w:multiLevelType w:val="hybridMultilevel"/>
    <w:tmpl w:val="BCAE0EC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1" w15:restartNumberingAfterBreak="0">
    <w:nsid w:val="14007780"/>
    <w:multiLevelType w:val="hybridMultilevel"/>
    <w:tmpl w:val="EC18D6C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4111A0"/>
    <w:multiLevelType w:val="hybridMultilevel"/>
    <w:tmpl w:val="C30C222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3" w15:restartNumberingAfterBreak="0">
    <w:nsid w:val="17915CB7"/>
    <w:multiLevelType w:val="hybridMultilevel"/>
    <w:tmpl w:val="A5F664B4"/>
    <w:lvl w:ilvl="0" w:tplc="40090009">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199C18B6"/>
    <w:multiLevelType w:val="hybridMultilevel"/>
    <w:tmpl w:val="33CEBB30"/>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5" w15:restartNumberingAfterBreak="0">
    <w:nsid w:val="1BA00A9D"/>
    <w:multiLevelType w:val="hybridMultilevel"/>
    <w:tmpl w:val="0DF6DEB8"/>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6" w15:restartNumberingAfterBreak="0">
    <w:nsid w:val="1BBA6FC9"/>
    <w:multiLevelType w:val="hybridMultilevel"/>
    <w:tmpl w:val="973AF7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F357623"/>
    <w:multiLevelType w:val="hybridMultilevel"/>
    <w:tmpl w:val="E1F4E70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05631F7"/>
    <w:multiLevelType w:val="hybridMultilevel"/>
    <w:tmpl w:val="1B247BD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9" w15:restartNumberingAfterBreak="0">
    <w:nsid w:val="212A04E5"/>
    <w:multiLevelType w:val="hybridMultilevel"/>
    <w:tmpl w:val="D4E28ED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0" w15:restartNumberingAfterBreak="0">
    <w:nsid w:val="23AF185D"/>
    <w:multiLevelType w:val="hybridMultilevel"/>
    <w:tmpl w:val="DD4C6BC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1" w15:restartNumberingAfterBreak="0">
    <w:nsid w:val="245C2326"/>
    <w:multiLevelType w:val="hybridMultilevel"/>
    <w:tmpl w:val="35B234A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25DC18C5"/>
    <w:multiLevelType w:val="hybridMultilevel"/>
    <w:tmpl w:val="BEB4745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3" w15:restartNumberingAfterBreak="0">
    <w:nsid w:val="26A26172"/>
    <w:multiLevelType w:val="hybridMultilevel"/>
    <w:tmpl w:val="1C94B35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26BF14C5"/>
    <w:multiLevelType w:val="hybridMultilevel"/>
    <w:tmpl w:val="213AFA8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5" w15:restartNumberingAfterBreak="0">
    <w:nsid w:val="288D6FC5"/>
    <w:multiLevelType w:val="hybridMultilevel"/>
    <w:tmpl w:val="3B48A04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6" w15:restartNumberingAfterBreak="0">
    <w:nsid w:val="2C905BA3"/>
    <w:multiLevelType w:val="hybridMultilevel"/>
    <w:tmpl w:val="9DFE895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2C9800C7"/>
    <w:multiLevelType w:val="hybridMultilevel"/>
    <w:tmpl w:val="37C618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DED101D"/>
    <w:multiLevelType w:val="hybridMultilevel"/>
    <w:tmpl w:val="AFDE61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2E5A5D8F"/>
    <w:multiLevelType w:val="hybridMultilevel"/>
    <w:tmpl w:val="D2C69A3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E8A12D9"/>
    <w:multiLevelType w:val="hybridMultilevel"/>
    <w:tmpl w:val="92CE77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EC87B77"/>
    <w:multiLevelType w:val="hybridMultilevel"/>
    <w:tmpl w:val="8A62323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2ED13A59"/>
    <w:multiLevelType w:val="hybridMultilevel"/>
    <w:tmpl w:val="371691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F632D42"/>
    <w:multiLevelType w:val="hybridMultilevel"/>
    <w:tmpl w:val="0930CD1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4" w15:restartNumberingAfterBreak="0">
    <w:nsid w:val="2FED4956"/>
    <w:multiLevelType w:val="hybridMultilevel"/>
    <w:tmpl w:val="32D210BE"/>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0463A51"/>
    <w:multiLevelType w:val="hybridMultilevel"/>
    <w:tmpl w:val="0D7827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6" w15:restartNumberingAfterBreak="0">
    <w:nsid w:val="31B93AD1"/>
    <w:multiLevelType w:val="hybridMultilevel"/>
    <w:tmpl w:val="4656E14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7" w15:restartNumberingAfterBreak="0">
    <w:nsid w:val="328E31EC"/>
    <w:multiLevelType w:val="hybridMultilevel"/>
    <w:tmpl w:val="E7CAE56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330D30FE"/>
    <w:multiLevelType w:val="hybridMultilevel"/>
    <w:tmpl w:val="79042D9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9" w15:restartNumberingAfterBreak="0">
    <w:nsid w:val="338354E1"/>
    <w:multiLevelType w:val="hybridMultilevel"/>
    <w:tmpl w:val="B350A45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0" w15:restartNumberingAfterBreak="0">
    <w:nsid w:val="344E441C"/>
    <w:multiLevelType w:val="hybridMultilevel"/>
    <w:tmpl w:val="634A9C8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1" w15:restartNumberingAfterBreak="0">
    <w:nsid w:val="370C0859"/>
    <w:multiLevelType w:val="multilevel"/>
    <w:tmpl w:val="FC8C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213BDF"/>
    <w:multiLevelType w:val="hybridMultilevel"/>
    <w:tmpl w:val="2F4835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385009EB"/>
    <w:multiLevelType w:val="hybridMultilevel"/>
    <w:tmpl w:val="77CC2D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3A046CAF"/>
    <w:multiLevelType w:val="multilevel"/>
    <w:tmpl w:val="9E14E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415DD8"/>
    <w:multiLevelType w:val="hybridMultilevel"/>
    <w:tmpl w:val="DABE5C8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6" w15:restartNumberingAfterBreak="0">
    <w:nsid w:val="3B4B5B7B"/>
    <w:multiLevelType w:val="hybridMultilevel"/>
    <w:tmpl w:val="EE0CD13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7" w15:restartNumberingAfterBreak="0">
    <w:nsid w:val="3E310CAD"/>
    <w:multiLevelType w:val="hybridMultilevel"/>
    <w:tmpl w:val="C5106AFA"/>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8" w15:restartNumberingAfterBreak="0">
    <w:nsid w:val="40972A5A"/>
    <w:multiLevelType w:val="hybridMultilevel"/>
    <w:tmpl w:val="FBACB5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44216A65"/>
    <w:multiLevelType w:val="hybridMultilevel"/>
    <w:tmpl w:val="C41A8F5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0" w15:restartNumberingAfterBreak="0">
    <w:nsid w:val="44250DF0"/>
    <w:multiLevelType w:val="hybridMultilevel"/>
    <w:tmpl w:val="B7EEBB9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1" w15:restartNumberingAfterBreak="0">
    <w:nsid w:val="46B8506E"/>
    <w:multiLevelType w:val="hybridMultilevel"/>
    <w:tmpl w:val="6786D8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A10104F"/>
    <w:multiLevelType w:val="multilevel"/>
    <w:tmpl w:val="9058F6D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3" w15:restartNumberingAfterBreak="0">
    <w:nsid w:val="4C1B7F02"/>
    <w:multiLevelType w:val="hybridMultilevel"/>
    <w:tmpl w:val="8520AF7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4" w15:restartNumberingAfterBreak="0">
    <w:nsid w:val="4E722DF8"/>
    <w:multiLevelType w:val="hybridMultilevel"/>
    <w:tmpl w:val="F95855B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5" w15:restartNumberingAfterBreak="0">
    <w:nsid w:val="4E763B44"/>
    <w:multiLevelType w:val="hybridMultilevel"/>
    <w:tmpl w:val="C6A66B8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50476707"/>
    <w:multiLevelType w:val="hybridMultilevel"/>
    <w:tmpl w:val="AF1661B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7" w15:restartNumberingAfterBreak="0">
    <w:nsid w:val="519625C9"/>
    <w:multiLevelType w:val="hybridMultilevel"/>
    <w:tmpl w:val="82068BA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8" w15:restartNumberingAfterBreak="0">
    <w:nsid w:val="53C14C97"/>
    <w:multiLevelType w:val="hybridMultilevel"/>
    <w:tmpl w:val="10CA7DA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9" w15:restartNumberingAfterBreak="0">
    <w:nsid w:val="5452171E"/>
    <w:multiLevelType w:val="multilevel"/>
    <w:tmpl w:val="06D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253A00"/>
    <w:multiLevelType w:val="hybridMultilevel"/>
    <w:tmpl w:val="96B6342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1" w15:restartNumberingAfterBreak="0">
    <w:nsid w:val="55E040FA"/>
    <w:multiLevelType w:val="hybridMultilevel"/>
    <w:tmpl w:val="0026F72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2" w15:restartNumberingAfterBreak="0">
    <w:nsid w:val="59C0724C"/>
    <w:multiLevelType w:val="hybridMultilevel"/>
    <w:tmpl w:val="1BE0C24A"/>
    <w:lvl w:ilvl="0" w:tplc="40090005">
      <w:start w:val="1"/>
      <w:numFmt w:val="bullet"/>
      <w:lvlText w:val=""/>
      <w:lvlJc w:val="left"/>
      <w:pPr>
        <w:ind w:left="1238" w:hanging="360"/>
      </w:pPr>
      <w:rPr>
        <w:rFonts w:ascii="Wingdings" w:hAnsi="Wingdings" w:hint="default"/>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63" w15:restartNumberingAfterBreak="0">
    <w:nsid w:val="5A7454DE"/>
    <w:multiLevelType w:val="multilevel"/>
    <w:tmpl w:val="22601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9E013B"/>
    <w:multiLevelType w:val="hybridMultilevel"/>
    <w:tmpl w:val="F1CE0E0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5" w15:restartNumberingAfterBreak="0">
    <w:nsid w:val="5EBA473E"/>
    <w:multiLevelType w:val="hybridMultilevel"/>
    <w:tmpl w:val="EA8696C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5F2E422D"/>
    <w:multiLevelType w:val="hybridMultilevel"/>
    <w:tmpl w:val="E77AD0F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5F3245A6"/>
    <w:multiLevelType w:val="hybridMultilevel"/>
    <w:tmpl w:val="BE08D108"/>
    <w:lvl w:ilvl="0" w:tplc="40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8" w15:restartNumberingAfterBreak="0">
    <w:nsid w:val="5FD36449"/>
    <w:multiLevelType w:val="hybridMultilevel"/>
    <w:tmpl w:val="5DC233E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601B2512"/>
    <w:multiLevelType w:val="hybridMultilevel"/>
    <w:tmpl w:val="C298FA0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0" w15:restartNumberingAfterBreak="0">
    <w:nsid w:val="618B529C"/>
    <w:multiLevelType w:val="hybridMultilevel"/>
    <w:tmpl w:val="D2D854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62E36427"/>
    <w:multiLevelType w:val="multilevel"/>
    <w:tmpl w:val="15DE3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6C6619"/>
    <w:multiLevelType w:val="hybridMultilevel"/>
    <w:tmpl w:val="246814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3" w15:restartNumberingAfterBreak="0">
    <w:nsid w:val="63CF52B3"/>
    <w:multiLevelType w:val="hybridMultilevel"/>
    <w:tmpl w:val="6C7E8B0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4" w15:restartNumberingAfterBreak="0">
    <w:nsid w:val="647D6294"/>
    <w:multiLevelType w:val="hybridMultilevel"/>
    <w:tmpl w:val="360CE83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5" w15:restartNumberingAfterBreak="0">
    <w:nsid w:val="650F3CAD"/>
    <w:multiLevelType w:val="hybridMultilevel"/>
    <w:tmpl w:val="E882444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6" w15:restartNumberingAfterBreak="0">
    <w:nsid w:val="65AE04BA"/>
    <w:multiLevelType w:val="multilevel"/>
    <w:tmpl w:val="194E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B52F20"/>
    <w:multiLevelType w:val="hybridMultilevel"/>
    <w:tmpl w:val="79B236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7433B2B"/>
    <w:multiLevelType w:val="hybridMultilevel"/>
    <w:tmpl w:val="051EB9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69192686"/>
    <w:multiLevelType w:val="multilevel"/>
    <w:tmpl w:val="2EB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0343FF"/>
    <w:multiLevelType w:val="hybridMultilevel"/>
    <w:tmpl w:val="C2A260F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1" w15:restartNumberingAfterBreak="0">
    <w:nsid w:val="6BB60024"/>
    <w:multiLevelType w:val="hybridMultilevel"/>
    <w:tmpl w:val="27FAF25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15:restartNumberingAfterBreak="0">
    <w:nsid w:val="700E19E8"/>
    <w:multiLevelType w:val="hybridMultilevel"/>
    <w:tmpl w:val="2D9ABE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70275D8D"/>
    <w:multiLevelType w:val="hybridMultilevel"/>
    <w:tmpl w:val="8A1CDD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70CF7362"/>
    <w:multiLevelType w:val="hybridMultilevel"/>
    <w:tmpl w:val="6A2CB3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729627E7"/>
    <w:multiLevelType w:val="multilevel"/>
    <w:tmpl w:val="10C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D93065"/>
    <w:multiLevelType w:val="hybridMultilevel"/>
    <w:tmpl w:val="8CBEE4A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7" w15:restartNumberingAfterBreak="0">
    <w:nsid w:val="757F4EF1"/>
    <w:multiLevelType w:val="hybridMultilevel"/>
    <w:tmpl w:val="D1AEB02C"/>
    <w:lvl w:ilvl="0" w:tplc="40090005">
      <w:start w:val="1"/>
      <w:numFmt w:val="bullet"/>
      <w:lvlText w:val=""/>
      <w:lvlJc w:val="left"/>
      <w:pPr>
        <w:ind w:left="1162" w:hanging="360"/>
      </w:pPr>
      <w:rPr>
        <w:rFonts w:ascii="Wingdings" w:hAnsi="Wingdings" w:hint="default"/>
      </w:rPr>
    </w:lvl>
    <w:lvl w:ilvl="1" w:tplc="40090003" w:tentative="1">
      <w:start w:val="1"/>
      <w:numFmt w:val="bullet"/>
      <w:lvlText w:val="o"/>
      <w:lvlJc w:val="left"/>
      <w:pPr>
        <w:ind w:left="1882" w:hanging="360"/>
      </w:pPr>
      <w:rPr>
        <w:rFonts w:ascii="Courier New" w:hAnsi="Courier New" w:cs="Courier New" w:hint="default"/>
      </w:rPr>
    </w:lvl>
    <w:lvl w:ilvl="2" w:tplc="40090005" w:tentative="1">
      <w:start w:val="1"/>
      <w:numFmt w:val="bullet"/>
      <w:lvlText w:val=""/>
      <w:lvlJc w:val="left"/>
      <w:pPr>
        <w:ind w:left="2602" w:hanging="360"/>
      </w:pPr>
      <w:rPr>
        <w:rFonts w:ascii="Wingdings" w:hAnsi="Wingdings" w:hint="default"/>
      </w:rPr>
    </w:lvl>
    <w:lvl w:ilvl="3" w:tplc="40090001" w:tentative="1">
      <w:start w:val="1"/>
      <w:numFmt w:val="bullet"/>
      <w:lvlText w:val=""/>
      <w:lvlJc w:val="left"/>
      <w:pPr>
        <w:ind w:left="3322" w:hanging="360"/>
      </w:pPr>
      <w:rPr>
        <w:rFonts w:ascii="Symbol" w:hAnsi="Symbol" w:hint="default"/>
      </w:rPr>
    </w:lvl>
    <w:lvl w:ilvl="4" w:tplc="40090003" w:tentative="1">
      <w:start w:val="1"/>
      <w:numFmt w:val="bullet"/>
      <w:lvlText w:val="o"/>
      <w:lvlJc w:val="left"/>
      <w:pPr>
        <w:ind w:left="4042" w:hanging="360"/>
      </w:pPr>
      <w:rPr>
        <w:rFonts w:ascii="Courier New" w:hAnsi="Courier New" w:cs="Courier New" w:hint="default"/>
      </w:rPr>
    </w:lvl>
    <w:lvl w:ilvl="5" w:tplc="40090005" w:tentative="1">
      <w:start w:val="1"/>
      <w:numFmt w:val="bullet"/>
      <w:lvlText w:val=""/>
      <w:lvlJc w:val="left"/>
      <w:pPr>
        <w:ind w:left="4762" w:hanging="360"/>
      </w:pPr>
      <w:rPr>
        <w:rFonts w:ascii="Wingdings" w:hAnsi="Wingdings" w:hint="default"/>
      </w:rPr>
    </w:lvl>
    <w:lvl w:ilvl="6" w:tplc="40090001" w:tentative="1">
      <w:start w:val="1"/>
      <w:numFmt w:val="bullet"/>
      <w:lvlText w:val=""/>
      <w:lvlJc w:val="left"/>
      <w:pPr>
        <w:ind w:left="5482" w:hanging="360"/>
      </w:pPr>
      <w:rPr>
        <w:rFonts w:ascii="Symbol" w:hAnsi="Symbol" w:hint="default"/>
      </w:rPr>
    </w:lvl>
    <w:lvl w:ilvl="7" w:tplc="40090003" w:tentative="1">
      <w:start w:val="1"/>
      <w:numFmt w:val="bullet"/>
      <w:lvlText w:val="o"/>
      <w:lvlJc w:val="left"/>
      <w:pPr>
        <w:ind w:left="6202" w:hanging="360"/>
      </w:pPr>
      <w:rPr>
        <w:rFonts w:ascii="Courier New" w:hAnsi="Courier New" w:cs="Courier New" w:hint="default"/>
      </w:rPr>
    </w:lvl>
    <w:lvl w:ilvl="8" w:tplc="40090005" w:tentative="1">
      <w:start w:val="1"/>
      <w:numFmt w:val="bullet"/>
      <w:lvlText w:val=""/>
      <w:lvlJc w:val="left"/>
      <w:pPr>
        <w:ind w:left="6922" w:hanging="360"/>
      </w:pPr>
      <w:rPr>
        <w:rFonts w:ascii="Wingdings" w:hAnsi="Wingdings" w:hint="default"/>
      </w:rPr>
    </w:lvl>
  </w:abstractNum>
  <w:abstractNum w:abstractNumId="88" w15:restartNumberingAfterBreak="0">
    <w:nsid w:val="78260D3A"/>
    <w:multiLevelType w:val="hybridMultilevel"/>
    <w:tmpl w:val="574A157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9" w15:restartNumberingAfterBreak="0">
    <w:nsid w:val="7CA92B35"/>
    <w:multiLevelType w:val="hybridMultilevel"/>
    <w:tmpl w:val="7522188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0" w15:restartNumberingAfterBreak="0">
    <w:nsid w:val="7D2C6395"/>
    <w:multiLevelType w:val="multilevel"/>
    <w:tmpl w:val="3E4C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F11360"/>
    <w:multiLevelType w:val="multilevel"/>
    <w:tmpl w:val="E8D4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120597">
    <w:abstractNumId w:val="65"/>
  </w:num>
  <w:num w:numId="2" w16cid:durableId="1220170958">
    <w:abstractNumId w:val="27"/>
  </w:num>
  <w:num w:numId="3" w16cid:durableId="236791649">
    <w:abstractNumId w:val="81"/>
  </w:num>
  <w:num w:numId="4" w16cid:durableId="149516896">
    <w:abstractNumId w:val="11"/>
  </w:num>
  <w:num w:numId="5" w16cid:durableId="2069919203">
    <w:abstractNumId w:val="66"/>
  </w:num>
  <w:num w:numId="6" w16cid:durableId="34815042">
    <w:abstractNumId w:val="77"/>
  </w:num>
  <w:num w:numId="7" w16cid:durableId="1553734645">
    <w:abstractNumId w:val="32"/>
  </w:num>
  <w:num w:numId="8" w16cid:durableId="1640114516">
    <w:abstractNumId w:val="51"/>
  </w:num>
  <w:num w:numId="9" w16cid:durableId="2004772529">
    <w:abstractNumId w:val="29"/>
  </w:num>
  <w:num w:numId="10" w16cid:durableId="632685185">
    <w:abstractNumId w:val="38"/>
  </w:num>
  <w:num w:numId="11" w16cid:durableId="705718017">
    <w:abstractNumId w:val="14"/>
  </w:num>
  <w:num w:numId="12" w16cid:durableId="1100757762">
    <w:abstractNumId w:val="5"/>
  </w:num>
  <w:num w:numId="13" w16cid:durableId="1579485053">
    <w:abstractNumId w:val="73"/>
  </w:num>
  <w:num w:numId="14" w16cid:durableId="1662733479">
    <w:abstractNumId w:val="83"/>
  </w:num>
  <w:num w:numId="15" w16cid:durableId="121776747">
    <w:abstractNumId w:val="0"/>
  </w:num>
  <w:num w:numId="16" w16cid:durableId="894774781">
    <w:abstractNumId w:val="4"/>
  </w:num>
  <w:num w:numId="17" w16cid:durableId="1213468463">
    <w:abstractNumId w:val="30"/>
  </w:num>
  <w:num w:numId="18" w16cid:durableId="1109664889">
    <w:abstractNumId w:val="68"/>
  </w:num>
  <w:num w:numId="19" w16cid:durableId="1501652218">
    <w:abstractNumId w:val="18"/>
  </w:num>
  <w:num w:numId="20" w16cid:durableId="826479862">
    <w:abstractNumId w:val="60"/>
  </w:num>
  <w:num w:numId="21" w16cid:durableId="1828129232">
    <w:abstractNumId w:val="31"/>
  </w:num>
  <w:num w:numId="22" w16cid:durableId="1931038603">
    <w:abstractNumId w:val="56"/>
  </w:num>
  <w:num w:numId="23" w16cid:durableId="697582864">
    <w:abstractNumId w:val="49"/>
  </w:num>
  <w:num w:numId="24" w16cid:durableId="592395329">
    <w:abstractNumId w:val="61"/>
  </w:num>
  <w:num w:numId="25" w16cid:durableId="636300984">
    <w:abstractNumId w:val="10"/>
  </w:num>
  <w:num w:numId="26" w16cid:durableId="1506163855">
    <w:abstractNumId w:val="78"/>
  </w:num>
  <w:num w:numId="27" w16cid:durableId="1182936375">
    <w:abstractNumId w:val="72"/>
  </w:num>
  <w:num w:numId="28" w16cid:durableId="1794983858">
    <w:abstractNumId w:val="34"/>
  </w:num>
  <w:num w:numId="29" w16cid:durableId="578834401">
    <w:abstractNumId w:val="36"/>
  </w:num>
  <w:num w:numId="30" w16cid:durableId="50547387">
    <w:abstractNumId w:val="45"/>
  </w:num>
  <w:num w:numId="31" w16cid:durableId="1575970880">
    <w:abstractNumId w:val="28"/>
  </w:num>
  <w:num w:numId="32" w16cid:durableId="773020527">
    <w:abstractNumId w:val="84"/>
  </w:num>
  <w:num w:numId="33" w16cid:durableId="501240525">
    <w:abstractNumId w:val="43"/>
  </w:num>
  <w:num w:numId="34" w16cid:durableId="218782515">
    <w:abstractNumId w:val="88"/>
  </w:num>
  <w:num w:numId="35" w16cid:durableId="1054814757">
    <w:abstractNumId w:val="70"/>
  </w:num>
  <w:num w:numId="36" w16cid:durableId="1185289729">
    <w:abstractNumId w:val="57"/>
  </w:num>
  <w:num w:numId="37" w16cid:durableId="44068041">
    <w:abstractNumId w:val="37"/>
  </w:num>
  <w:num w:numId="38" w16cid:durableId="1672104940">
    <w:abstractNumId w:val="69"/>
  </w:num>
  <w:num w:numId="39" w16cid:durableId="163128">
    <w:abstractNumId w:val="20"/>
  </w:num>
  <w:num w:numId="40" w16cid:durableId="1567522359">
    <w:abstractNumId w:val="67"/>
  </w:num>
  <w:num w:numId="41" w16cid:durableId="1660038797">
    <w:abstractNumId w:val="17"/>
  </w:num>
  <w:num w:numId="42" w16cid:durableId="70738416">
    <w:abstractNumId w:val="87"/>
  </w:num>
  <w:num w:numId="43" w16cid:durableId="1678463009">
    <w:abstractNumId w:val="62"/>
  </w:num>
  <w:num w:numId="44" w16cid:durableId="1742168679">
    <w:abstractNumId w:val="55"/>
  </w:num>
  <w:num w:numId="45" w16cid:durableId="789861988">
    <w:abstractNumId w:val="79"/>
  </w:num>
  <w:num w:numId="46" w16cid:durableId="547377118">
    <w:abstractNumId w:val="9"/>
  </w:num>
  <w:num w:numId="47" w16cid:durableId="457072711">
    <w:abstractNumId w:val="47"/>
  </w:num>
  <w:num w:numId="48" w16cid:durableId="1191912389">
    <w:abstractNumId w:val="41"/>
  </w:num>
  <w:num w:numId="49" w16cid:durableId="1304968667">
    <w:abstractNumId w:val="91"/>
  </w:num>
  <w:num w:numId="50" w16cid:durableId="1481507880">
    <w:abstractNumId w:val="22"/>
  </w:num>
  <w:num w:numId="51" w16cid:durableId="1619947063">
    <w:abstractNumId w:val="12"/>
  </w:num>
  <w:num w:numId="52" w16cid:durableId="988362996">
    <w:abstractNumId w:val="23"/>
  </w:num>
  <w:num w:numId="53" w16cid:durableId="1164005142">
    <w:abstractNumId w:val="58"/>
  </w:num>
  <w:num w:numId="54" w16cid:durableId="1035740324">
    <w:abstractNumId w:val="64"/>
  </w:num>
  <w:num w:numId="55" w16cid:durableId="2071269053">
    <w:abstractNumId w:val="15"/>
  </w:num>
  <w:num w:numId="56" w16cid:durableId="1293244736">
    <w:abstractNumId w:val="44"/>
  </w:num>
  <w:num w:numId="57" w16cid:durableId="1233586229">
    <w:abstractNumId w:val="6"/>
  </w:num>
  <w:num w:numId="58" w16cid:durableId="1582137188">
    <w:abstractNumId w:val="86"/>
  </w:num>
  <w:num w:numId="59" w16cid:durableId="1303728357">
    <w:abstractNumId w:val="42"/>
  </w:num>
  <w:num w:numId="60" w16cid:durableId="1592154404">
    <w:abstractNumId w:val="8"/>
  </w:num>
  <w:num w:numId="61" w16cid:durableId="893392707">
    <w:abstractNumId w:val="16"/>
  </w:num>
  <w:num w:numId="62" w16cid:durableId="1475951617">
    <w:abstractNumId w:val="59"/>
  </w:num>
  <w:num w:numId="63" w16cid:durableId="1321036942">
    <w:abstractNumId w:val="74"/>
  </w:num>
  <w:num w:numId="64" w16cid:durableId="1128544648">
    <w:abstractNumId w:val="54"/>
  </w:num>
  <w:num w:numId="65" w16cid:durableId="2117749409">
    <w:abstractNumId w:val="46"/>
  </w:num>
  <w:num w:numId="66" w16cid:durableId="1417095708">
    <w:abstractNumId w:val="33"/>
  </w:num>
  <w:num w:numId="67" w16cid:durableId="262617843">
    <w:abstractNumId w:val="35"/>
  </w:num>
  <w:num w:numId="68" w16cid:durableId="1511334939">
    <w:abstractNumId w:val="53"/>
  </w:num>
  <w:num w:numId="69" w16cid:durableId="1199661936">
    <w:abstractNumId w:val="2"/>
  </w:num>
  <w:num w:numId="70" w16cid:durableId="993264656">
    <w:abstractNumId w:val="7"/>
  </w:num>
  <w:num w:numId="71" w16cid:durableId="1786922848">
    <w:abstractNumId w:val="82"/>
  </w:num>
  <w:num w:numId="72" w16cid:durableId="599684549">
    <w:abstractNumId w:val="80"/>
  </w:num>
  <w:num w:numId="73" w16cid:durableId="885407369">
    <w:abstractNumId w:val="48"/>
  </w:num>
  <w:num w:numId="74" w16cid:durableId="1406610454">
    <w:abstractNumId w:val="90"/>
  </w:num>
  <w:num w:numId="75" w16cid:durableId="750931253">
    <w:abstractNumId w:val="85"/>
  </w:num>
  <w:num w:numId="76" w16cid:durableId="1134177130">
    <w:abstractNumId w:val="63"/>
  </w:num>
  <w:num w:numId="77" w16cid:durableId="412747918">
    <w:abstractNumId w:val="1"/>
  </w:num>
  <w:num w:numId="78" w16cid:durableId="1777172192">
    <w:abstractNumId w:val="26"/>
  </w:num>
  <w:num w:numId="79" w16cid:durableId="544216232">
    <w:abstractNumId w:val="76"/>
  </w:num>
  <w:num w:numId="80" w16cid:durableId="527261827">
    <w:abstractNumId w:val="52"/>
  </w:num>
  <w:num w:numId="81" w16cid:durableId="1663729143">
    <w:abstractNumId w:val="39"/>
  </w:num>
  <w:num w:numId="82" w16cid:durableId="2113623050">
    <w:abstractNumId w:val="3"/>
  </w:num>
  <w:num w:numId="83" w16cid:durableId="416437699">
    <w:abstractNumId w:val="71"/>
  </w:num>
  <w:num w:numId="84" w16cid:durableId="1196694823">
    <w:abstractNumId w:val="24"/>
  </w:num>
  <w:num w:numId="85" w16cid:durableId="323171072">
    <w:abstractNumId w:val="50"/>
  </w:num>
  <w:num w:numId="86" w16cid:durableId="31197384">
    <w:abstractNumId w:val="21"/>
  </w:num>
  <w:num w:numId="87" w16cid:durableId="428887109">
    <w:abstractNumId w:val="25"/>
  </w:num>
  <w:num w:numId="88" w16cid:durableId="1232038338">
    <w:abstractNumId w:val="13"/>
  </w:num>
  <w:num w:numId="89" w16cid:durableId="1966689875">
    <w:abstractNumId w:val="89"/>
  </w:num>
  <w:num w:numId="90" w16cid:durableId="2031758057">
    <w:abstractNumId w:val="75"/>
  </w:num>
  <w:num w:numId="91" w16cid:durableId="497385167">
    <w:abstractNumId w:val="19"/>
  </w:num>
  <w:num w:numId="92" w16cid:durableId="196557587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EE"/>
    <w:rsid w:val="00007334"/>
    <w:rsid w:val="00010962"/>
    <w:rsid w:val="0002396A"/>
    <w:rsid w:val="00033EF7"/>
    <w:rsid w:val="00045B7F"/>
    <w:rsid w:val="00055E69"/>
    <w:rsid w:val="00076060"/>
    <w:rsid w:val="0008661E"/>
    <w:rsid w:val="000A7766"/>
    <w:rsid w:val="000B1C72"/>
    <w:rsid w:val="000B6ECF"/>
    <w:rsid w:val="000C27E8"/>
    <w:rsid w:val="000D70FE"/>
    <w:rsid w:val="000E638E"/>
    <w:rsid w:val="00131E73"/>
    <w:rsid w:val="00151EDD"/>
    <w:rsid w:val="0017295A"/>
    <w:rsid w:val="00195C46"/>
    <w:rsid w:val="001E27E5"/>
    <w:rsid w:val="00224400"/>
    <w:rsid w:val="00272271"/>
    <w:rsid w:val="002B02D4"/>
    <w:rsid w:val="002D74EC"/>
    <w:rsid w:val="00323E01"/>
    <w:rsid w:val="00330B9A"/>
    <w:rsid w:val="00351F8A"/>
    <w:rsid w:val="00354BEE"/>
    <w:rsid w:val="0036670D"/>
    <w:rsid w:val="003707B7"/>
    <w:rsid w:val="00376CE3"/>
    <w:rsid w:val="00397B79"/>
    <w:rsid w:val="003C1D09"/>
    <w:rsid w:val="003D2DDB"/>
    <w:rsid w:val="004354EC"/>
    <w:rsid w:val="004358D7"/>
    <w:rsid w:val="00436B75"/>
    <w:rsid w:val="004472C4"/>
    <w:rsid w:val="0047067C"/>
    <w:rsid w:val="004D3A22"/>
    <w:rsid w:val="005231D7"/>
    <w:rsid w:val="00530BEC"/>
    <w:rsid w:val="00532BD2"/>
    <w:rsid w:val="00546393"/>
    <w:rsid w:val="005E5E53"/>
    <w:rsid w:val="00622343"/>
    <w:rsid w:val="00622B3E"/>
    <w:rsid w:val="00645ABF"/>
    <w:rsid w:val="0064638D"/>
    <w:rsid w:val="006547A9"/>
    <w:rsid w:val="00666703"/>
    <w:rsid w:val="0068118A"/>
    <w:rsid w:val="006B1AF4"/>
    <w:rsid w:val="007074EA"/>
    <w:rsid w:val="00714152"/>
    <w:rsid w:val="00717998"/>
    <w:rsid w:val="00720905"/>
    <w:rsid w:val="00721D54"/>
    <w:rsid w:val="007247DB"/>
    <w:rsid w:val="00770E97"/>
    <w:rsid w:val="007902DE"/>
    <w:rsid w:val="00795235"/>
    <w:rsid w:val="007A3331"/>
    <w:rsid w:val="007B4501"/>
    <w:rsid w:val="007B4BFF"/>
    <w:rsid w:val="007C44B8"/>
    <w:rsid w:val="007E477F"/>
    <w:rsid w:val="007E6887"/>
    <w:rsid w:val="008019B4"/>
    <w:rsid w:val="00813502"/>
    <w:rsid w:val="0083027A"/>
    <w:rsid w:val="00844093"/>
    <w:rsid w:val="008A36F8"/>
    <w:rsid w:val="008B27B8"/>
    <w:rsid w:val="008C653E"/>
    <w:rsid w:val="008D6CD1"/>
    <w:rsid w:val="008E2931"/>
    <w:rsid w:val="008F6616"/>
    <w:rsid w:val="009065CF"/>
    <w:rsid w:val="009447C1"/>
    <w:rsid w:val="00954558"/>
    <w:rsid w:val="0095575F"/>
    <w:rsid w:val="0096202B"/>
    <w:rsid w:val="009666B0"/>
    <w:rsid w:val="00972969"/>
    <w:rsid w:val="0097313F"/>
    <w:rsid w:val="009742CD"/>
    <w:rsid w:val="00974BE8"/>
    <w:rsid w:val="00985CD4"/>
    <w:rsid w:val="009A2DBB"/>
    <w:rsid w:val="009E2D6B"/>
    <w:rsid w:val="00A1244E"/>
    <w:rsid w:val="00A22F56"/>
    <w:rsid w:val="00A32208"/>
    <w:rsid w:val="00A32AA1"/>
    <w:rsid w:val="00A639A2"/>
    <w:rsid w:val="00A95A6F"/>
    <w:rsid w:val="00AC0A02"/>
    <w:rsid w:val="00B04729"/>
    <w:rsid w:val="00B04AB9"/>
    <w:rsid w:val="00B234F3"/>
    <w:rsid w:val="00B705A4"/>
    <w:rsid w:val="00BC21AA"/>
    <w:rsid w:val="00BE362C"/>
    <w:rsid w:val="00C06B45"/>
    <w:rsid w:val="00C11743"/>
    <w:rsid w:val="00C34E9B"/>
    <w:rsid w:val="00C85CF8"/>
    <w:rsid w:val="00CA4EED"/>
    <w:rsid w:val="00CC062D"/>
    <w:rsid w:val="00CC0C6F"/>
    <w:rsid w:val="00CE2423"/>
    <w:rsid w:val="00D056BD"/>
    <w:rsid w:val="00D21014"/>
    <w:rsid w:val="00D24F4E"/>
    <w:rsid w:val="00D549A1"/>
    <w:rsid w:val="00D56197"/>
    <w:rsid w:val="00DA3B06"/>
    <w:rsid w:val="00DF1F74"/>
    <w:rsid w:val="00E073FB"/>
    <w:rsid w:val="00E10A8A"/>
    <w:rsid w:val="00E2177A"/>
    <w:rsid w:val="00E30803"/>
    <w:rsid w:val="00E379EE"/>
    <w:rsid w:val="00E445AE"/>
    <w:rsid w:val="00E552A3"/>
    <w:rsid w:val="00EA6256"/>
    <w:rsid w:val="00EA7832"/>
    <w:rsid w:val="00EC1277"/>
    <w:rsid w:val="00EE10A9"/>
    <w:rsid w:val="00EF7B9E"/>
    <w:rsid w:val="00F10512"/>
    <w:rsid w:val="00F32EA2"/>
    <w:rsid w:val="00F41AF9"/>
    <w:rsid w:val="00FA235A"/>
    <w:rsid w:val="00FA5E17"/>
    <w:rsid w:val="00FF5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39D3"/>
  <w15:chartTrackingRefBased/>
  <w15:docId w15:val="{3AE56114-5366-46BF-897F-589435464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4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4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BEE"/>
    <w:rPr>
      <w:rFonts w:eastAsiaTheme="majorEastAsia" w:cstheme="majorBidi"/>
      <w:color w:val="272727" w:themeColor="text1" w:themeTint="D8"/>
    </w:rPr>
  </w:style>
  <w:style w:type="paragraph" w:styleId="Title">
    <w:name w:val="Title"/>
    <w:basedOn w:val="Normal"/>
    <w:next w:val="Normal"/>
    <w:link w:val="TitleChar"/>
    <w:uiPriority w:val="10"/>
    <w:qFormat/>
    <w:rsid w:val="0035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BEE"/>
    <w:pPr>
      <w:spacing w:before="160"/>
      <w:jc w:val="center"/>
    </w:pPr>
    <w:rPr>
      <w:i/>
      <w:iCs/>
      <w:color w:val="404040" w:themeColor="text1" w:themeTint="BF"/>
    </w:rPr>
  </w:style>
  <w:style w:type="character" w:customStyle="1" w:styleId="QuoteChar">
    <w:name w:val="Quote Char"/>
    <w:basedOn w:val="DefaultParagraphFont"/>
    <w:link w:val="Quote"/>
    <w:uiPriority w:val="29"/>
    <w:rsid w:val="00354BEE"/>
    <w:rPr>
      <w:i/>
      <w:iCs/>
      <w:color w:val="404040" w:themeColor="text1" w:themeTint="BF"/>
    </w:rPr>
  </w:style>
  <w:style w:type="paragraph" w:styleId="ListParagraph">
    <w:name w:val="List Paragraph"/>
    <w:basedOn w:val="Normal"/>
    <w:uiPriority w:val="34"/>
    <w:qFormat/>
    <w:rsid w:val="00354BEE"/>
    <w:pPr>
      <w:ind w:left="720"/>
      <w:contextualSpacing/>
    </w:pPr>
  </w:style>
  <w:style w:type="character" w:styleId="IntenseEmphasis">
    <w:name w:val="Intense Emphasis"/>
    <w:basedOn w:val="DefaultParagraphFont"/>
    <w:uiPriority w:val="21"/>
    <w:qFormat/>
    <w:rsid w:val="00354BEE"/>
    <w:rPr>
      <w:i/>
      <w:iCs/>
      <w:color w:val="2F5496" w:themeColor="accent1" w:themeShade="BF"/>
    </w:rPr>
  </w:style>
  <w:style w:type="paragraph" w:styleId="IntenseQuote">
    <w:name w:val="Intense Quote"/>
    <w:basedOn w:val="Normal"/>
    <w:next w:val="Normal"/>
    <w:link w:val="IntenseQuoteChar"/>
    <w:uiPriority w:val="30"/>
    <w:qFormat/>
    <w:rsid w:val="00354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BEE"/>
    <w:rPr>
      <w:i/>
      <w:iCs/>
      <w:color w:val="2F5496" w:themeColor="accent1" w:themeShade="BF"/>
    </w:rPr>
  </w:style>
  <w:style w:type="character" w:styleId="IntenseReference">
    <w:name w:val="Intense Reference"/>
    <w:basedOn w:val="DefaultParagraphFont"/>
    <w:uiPriority w:val="32"/>
    <w:qFormat/>
    <w:rsid w:val="00354BEE"/>
    <w:rPr>
      <w:b/>
      <w:bCs/>
      <w:smallCaps/>
      <w:color w:val="2F5496" w:themeColor="accent1" w:themeShade="BF"/>
      <w:spacing w:val="5"/>
    </w:rPr>
  </w:style>
  <w:style w:type="table" w:styleId="TableGrid">
    <w:name w:val="Table Grid"/>
    <w:basedOn w:val="TableNormal"/>
    <w:uiPriority w:val="39"/>
    <w:rsid w:val="00724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3A22"/>
    <w:rPr>
      <w:color w:val="0563C1" w:themeColor="hyperlink"/>
      <w:u w:val="single"/>
    </w:rPr>
  </w:style>
  <w:style w:type="character" w:styleId="UnresolvedMention">
    <w:name w:val="Unresolved Mention"/>
    <w:basedOn w:val="DefaultParagraphFont"/>
    <w:uiPriority w:val="99"/>
    <w:semiHidden/>
    <w:unhideWhenUsed/>
    <w:rsid w:val="004D3A22"/>
    <w:rPr>
      <w:color w:val="605E5C"/>
      <w:shd w:val="clear" w:color="auto" w:fill="E1DFDD"/>
    </w:rPr>
  </w:style>
  <w:style w:type="paragraph" w:styleId="NormalWeb">
    <w:name w:val="Normal (Web)"/>
    <w:basedOn w:val="Normal"/>
    <w:uiPriority w:val="99"/>
    <w:semiHidden/>
    <w:unhideWhenUsed/>
    <w:rsid w:val="001729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E68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1605">
      <w:bodyDiv w:val="1"/>
      <w:marLeft w:val="0"/>
      <w:marRight w:val="0"/>
      <w:marTop w:val="0"/>
      <w:marBottom w:val="0"/>
      <w:divBdr>
        <w:top w:val="none" w:sz="0" w:space="0" w:color="auto"/>
        <w:left w:val="none" w:sz="0" w:space="0" w:color="auto"/>
        <w:bottom w:val="none" w:sz="0" w:space="0" w:color="auto"/>
        <w:right w:val="none" w:sz="0" w:space="0" w:color="auto"/>
      </w:divBdr>
    </w:div>
    <w:div w:id="168520295">
      <w:bodyDiv w:val="1"/>
      <w:marLeft w:val="0"/>
      <w:marRight w:val="0"/>
      <w:marTop w:val="0"/>
      <w:marBottom w:val="0"/>
      <w:divBdr>
        <w:top w:val="none" w:sz="0" w:space="0" w:color="auto"/>
        <w:left w:val="none" w:sz="0" w:space="0" w:color="auto"/>
        <w:bottom w:val="none" w:sz="0" w:space="0" w:color="auto"/>
        <w:right w:val="none" w:sz="0" w:space="0" w:color="auto"/>
      </w:divBdr>
    </w:div>
    <w:div w:id="397942306">
      <w:bodyDiv w:val="1"/>
      <w:marLeft w:val="0"/>
      <w:marRight w:val="0"/>
      <w:marTop w:val="0"/>
      <w:marBottom w:val="0"/>
      <w:divBdr>
        <w:top w:val="none" w:sz="0" w:space="0" w:color="auto"/>
        <w:left w:val="none" w:sz="0" w:space="0" w:color="auto"/>
        <w:bottom w:val="none" w:sz="0" w:space="0" w:color="auto"/>
        <w:right w:val="none" w:sz="0" w:space="0" w:color="auto"/>
      </w:divBdr>
    </w:div>
    <w:div w:id="492575197">
      <w:bodyDiv w:val="1"/>
      <w:marLeft w:val="0"/>
      <w:marRight w:val="0"/>
      <w:marTop w:val="0"/>
      <w:marBottom w:val="0"/>
      <w:divBdr>
        <w:top w:val="none" w:sz="0" w:space="0" w:color="auto"/>
        <w:left w:val="none" w:sz="0" w:space="0" w:color="auto"/>
        <w:bottom w:val="none" w:sz="0" w:space="0" w:color="auto"/>
        <w:right w:val="none" w:sz="0" w:space="0" w:color="auto"/>
      </w:divBdr>
    </w:div>
    <w:div w:id="562983394">
      <w:bodyDiv w:val="1"/>
      <w:marLeft w:val="0"/>
      <w:marRight w:val="0"/>
      <w:marTop w:val="0"/>
      <w:marBottom w:val="0"/>
      <w:divBdr>
        <w:top w:val="none" w:sz="0" w:space="0" w:color="auto"/>
        <w:left w:val="none" w:sz="0" w:space="0" w:color="auto"/>
        <w:bottom w:val="none" w:sz="0" w:space="0" w:color="auto"/>
        <w:right w:val="none" w:sz="0" w:space="0" w:color="auto"/>
      </w:divBdr>
    </w:div>
    <w:div w:id="660233396">
      <w:bodyDiv w:val="1"/>
      <w:marLeft w:val="0"/>
      <w:marRight w:val="0"/>
      <w:marTop w:val="0"/>
      <w:marBottom w:val="0"/>
      <w:divBdr>
        <w:top w:val="none" w:sz="0" w:space="0" w:color="auto"/>
        <w:left w:val="none" w:sz="0" w:space="0" w:color="auto"/>
        <w:bottom w:val="none" w:sz="0" w:space="0" w:color="auto"/>
        <w:right w:val="none" w:sz="0" w:space="0" w:color="auto"/>
      </w:divBdr>
    </w:div>
    <w:div w:id="798380464">
      <w:bodyDiv w:val="1"/>
      <w:marLeft w:val="0"/>
      <w:marRight w:val="0"/>
      <w:marTop w:val="0"/>
      <w:marBottom w:val="0"/>
      <w:divBdr>
        <w:top w:val="none" w:sz="0" w:space="0" w:color="auto"/>
        <w:left w:val="none" w:sz="0" w:space="0" w:color="auto"/>
        <w:bottom w:val="none" w:sz="0" w:space="0" w:color="auto"/>
        <w:right w:val="none" w:sz="0" w:space="0" w:color="auto"/>
      </w:divBdr>
    </w:div>
    <w:div w:id="832111815">
      <w:bodyDiv w:val="1"/>
      <w:marLeft w:val="0"/>
      <w:marRight w:val="0"/>
      <w:marTop w:val="0"/>
      <w:marBottom w:val="0"/>
      <w:divBdr>
        <w:top w:val="none" w:sz="0" w:space="0" w:color="auto"/>
        <w:left w:val="none" w:sz="0" w:space="0" w:color="auto"/>
        <w:bottom w:val="none" w:sz="0" w:space="0" w:color="auto"/>
        <w:right w:val="none" w:sz="0" w:space="0" w:color="auto"/>
      </w:divBdr>
    </w:div>
    <w:div w:id="943996128">
      <w:bodyDiv w:val="1"/>
      <w:marLeft w:val="0"/>
      <w:marRight w:val="0"/>
      <w:marTop w:val="0"/>
      <w:marBottom w:val="0"/>
      <w:divBdr>
        <w:top w:val="none" w:sz="0" w:space="0" w:color="auto"/>
        <w:left w:val="none" w:sz="0" w:space="0" w:color="auto"/>
        <w:bottom w:val="none" w:sz="0" w:space="0" w:color="auto"/>
        <w:right w:val="none" w:sz="0" w:space="0" w:color="auto"/>
      </w:divBdr>
    </w:div>
    <w:div w:id="950093247">
      <w:bodyDiv w:val="1"/>
      <w:marLeft w:val="0"/>
      <w:marRight w:val="0"/>
      <w:marTop w:val="0"/>
      <w:marBottom w:val="0"/>
      <w:divBdr>
        <w:top w:val="none" w:sz="0" w:space="0" w:color="auto"/>
        <w:left w:val="none" w:sz="0" w:space="0" w:color="auto"/>
        <w:bottom w:val="none" w:sz="0" w:space="0" w:color="auto"/>
        <w:right w:val="none" w:sz="0" w:space="0" w:color="auto"/>
      </w:divBdr>
    </w:div>
    <w:div w:id="990060079">
      <w:bodyDiv w:val="1"/>
      <w:marLeft w:val="0"/>
      <w:marRight w:val="0"/>
      <w:marTop w:val="0"/>
      <w:marBottom w:val="0"/>
      <w:divBdr>
        <w:top w:val="none" w:sz="0" w:space="0" w:color="auto"/>
        <w:left w:val="none" w:sz="0" w:space="0" w:color="auto"/>
        <w:bottom w:val="none" w:sz="0" w:space="0" w:color="auto"/>
        <w:right w:val="none" w:sz="0" w:space="0" w:color="auto"/>
      </w:divBdr>
    </w:div>
    <w:div w:id="1114519184">
      <w:bodyDiv w:val="1"/>
      <w:marLeft w:val="0"/>
      <w:marRight w:val="0"/>
      <w:marTop w:val="0"/>
      <w:marBottom w:val="0"/>
      <w:divBdr>
        <w:top w:val="none" w:sz="0" w:space="0" w:color="auto"/>
        <w:left w:val="none" w:sz="0" w:space="0" w:color="auto"/>
        <w:bottom w:val="none" w:sz="0" w:space="0" w:color="auto"/>
        <w:right w:val="none" w:sz="0" w:space="0" w:color="auto"/>
      </w:divBdr>
    </w:div>
    <w:div w:id="1189484992">
      <w:bodyDiv w:val="1"/>
      <w:marLeft w:val="0"/>
      <w:marRight w:val="0"/>
      <w:marTop w:val="0"/>
      <w:marBottom w:val="0"/>
      <w:divBdr>
        <w:top w:val="none" w:sz="0" w:space="0" w:color="auto"/>
        <w:left w:val="none" w:sz="0" w:space="0" w:color="auto"/>
        <w:bottom w:val="none" w:sz="0" w:space="0" w:color="auto"/>
        <w:right w:val="none" w:sz="0" w:space="0" w:color="auto"/>
      </w:divBdr>
    </w:div>
    <w:div w:id="1193766416">
      <w:bodyDiv w:val="1"/>
      <w:marLeft w:val="0"/>
      <w:marRight w:val="0"/>
      <w:marTop w:val="0"/>
      <w:marBottom w:val="0"/>
      <w:divBdr>
        <w:top w:val="none" w:sz="0" w:space="0" w:color="auto"/>
        <w:left w:val="none" w:sz="0" w:space="0" w:color="auto"/>
        <w:bottom w:val="none" w:sz="0" w:space="0" w:color="auto"/>
        <w:right w:val="none" w:sz="0" w:space="0" w:color="auto"/>
      </w:divBdr>
    </w:div>
    <w:div w:id="1226800339">
      <w:bodyDiv w:val="1"/>
      <w:marLeft w:val="0"/>
      <w:marRight w:val="0"/>
      <w:marTop w:val="0"/>
      <w:marBottom w:val="0"/>
      <w:divBdr>
        <w:top w:val="none" w:sz="0" w:space="0" w:color="auto"/>
        <w:left w:val="none" w:sz="0" w:space="0" w:color="auto"/>
        <w:bottom w:val="none" w:sz="0" w:space="0" w:color="auto"/>
        <w:right w:val="none" w:sz="0" w:space="0" w:color="auto"/>
      </w:divBdr>
    </w:div>
    <w:div w:id="1238518147">
      <w:bodyDiv w:val="1"/>
      <w:marLeft w:val="0"/>
      <w:marRight w:val="0"/>
      <w:marTop w:val="0"/>
      <w:marBottom w:val="0"/>
      <w:divBdr>
        <w:top w:val="none" w:sz="0" w:space="0" w:color="auto"/>
        <w:left w:val="none" w:sz="0" w:space="0" w:color="auto"/>
        <w:bottom w:val="none" w:sz="0" w:space="0" w:color="auto"/>
        <w:right w:val="none" w:sz="0" w:space="0" w:color="auto"/>
      </w:divBdr>
    </w:div>
    <w:div w:id="1292593590">
      <w:bodyDiv w:val="1"/>
      <w:marLeft w:val="0"/>
      <w:marRight w:val="0"/>
      <w:marTop w:val="0"/>
      <w:marBottom w:val="0"/>
      <w:divBdr>
        <w:top w:val="none" w:sz="0" w:space="0" w:color="auto"/>
        <w:left w:val="none" w:sz="0" w:space="0" w:color="auto"/>
        <w:bottom w:val="none" w:sz="0" w:space="0" w:color="auto"/>
        <w:right w:val="none" w:sz="0" w:space="0" w:color="auto"/>
      </w:divBdr>
    </w:div>
    <w:div w:id="1296988125">
      <w:bodyDiv w:val="1"/>
      <w:marLeft w:val="0"/>
      <w:marRight w:val="0"/>
      <w:marTop w:val="0"/>
      <w:marBottom w:val="0"/>
      <w:divBdr>
        <w:top w:val="none" w:sz="0" w:space="0" w:color="auto"/>
        <w:left w:val="none" w:sz="0" w:space="0" w:color="auto"/>
        <w:bottom w:val="none" w:sz="0" w:space="0" w:color="auto"/>
        <w:right w:val="none" w:sz="0" w:space="0" w:color="auto"/>
      </w:divBdr>
    </w:div>
    <w:div w:id="1352604906">
      <w:bodyDiv w:val="1"/>
      <w:marLeft w:val="0"/>
      <w:marRight w:val="0"/>
      <w:marTop w:val="0"/>
      <w:marBottom w:val="0"/>
      <w:divBdr>
        <w:top w:val="none" w:sz="0" w:space="0" w:color="auto"/>
        <w:left w:val="none" w:sz="0" w:space="0" w:color="auto"/>
        <w:bottom w:val="none" w:sz="0" w:space="0" w:color="auto"/>
        <w:right w:val="none" w:sz="0" w:space="0" w:color="auto"/>
      </w:divBdr>
    </w:div>
    <w:div w:id="1481801255">
      <w:bodyDiv w:val="1"/>
      <w:marLeft w:val="0"/>
      <w:marRight w:val="0"/>
      <w:marTop w:val="0"/>
      <w:marBottom w:val="0"/>
      <w:divBdr>
        <w:top w:val="none" w:sz="0" w:space="0" w:color="auto"/>
        <w:left w:val="none" w:sz="0" w:space="0" w:color="auto"/>
        <w:bottom w:val="none" w:sz="0" w:space="0" w:color="auto"/>
        <w:right w:val="none" w:sz="0" w:space="0" w:color="auto"/>
      </w:divBdr>
      <w:divsChild>
        <w:div w:id="1396705853">
          <w:marLeft w:val="0"/>
          <w:marRight w:val="0"/>
          <w:marTop w:val="0"/>
          <w:marBottom w:val="0"/>
          <w:divBdr>
            <w:top w:val="none" w:sz="0" w:space="0" w:color="auto"/>
            <w:left w:val="none" w:sz="0" w:space="0" w:color="auto"/>
            <w:bottom w:val="none" w:sz="0" w:space="0" w:color="auto"/>
            <w:right w:val="none" w:sz="0" w:space="0" w:color="auto"/>
          </w:divBdr>
          <w:divsChild>
            <w:div w:id="5704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0152">
      <w:bodyDiv w:val="1"/>
      <w:marLeft w:val="0"/>
      <w:marRight w:val="0"/>
      <w:marTop w:val="0"/>
      <w:marBottom w:val="0"/>
      <w:divBdr>
        <w:top w:val="none" w:sz="0" w:space="0" w:color="auto"/>
        <w:left w:val="none" w:sz="0" w:space="0" w:color="auto"/>
        <w:bottom w:val="none" w:sz="0" w:space="0" w:color="auto"/>
        <w:right w:val="none" w:sz="0" w:space="0" w:color="auto"/>
      </w:divBdr>
    </w:div>
    <w:div w:id="1729260298">
      <w:bodyDiv w:val="1"/>
      <w:marLeft w:val="0"/>
      <w:marRight w:val="0"/>
      <w:marTop w:val="0"/>
      <w:marBottom w:val="0"/>
      <w:divBdr>
        <w:top w:val="none" w:sz="0" w:space="0" w:color="auto"/>
        <w:left w:val="none" w:sz="0" w:space="0" w:color="auto"/>
        <w:bottom w:val="none" w:sz="0" w:space="0" w:color="auto"/>
        <w:right w:val="none" w:sz="0" w:space="0" w:color="auto"/>
      </w:divBdr>
    </w:div>
    <w:div w:id="1743870864">
      <w:bodyDiv w:val="1"/>
      <w:marLeft w:val="0"/>
      <w:marRight w:val="0"/>
      <w:marTop w:val="0"/>
      <w:marBottom w:val="0"/>
      <w:divBdr>
        <w:top w:val="none" w:sz="0" w:space="0" w:color="auto"/>
        <w:left w:val="none" w:sz="0" w:space="0" w:color="auto"/>
        <w:bottom w:val="none" w:sz="0" w:space="0" w:color="auto"/>
        <w:right w:val="none" w:sz="0" w:space="0" w:color="auto"/>
      </w:divBdr>
    </w:div>
    <w:div w:id="1746682934">
      <w:bodyDiv w:val="1"/>
      <w:marLeft w:val="0"/>
      <w:marRight w:val="0"/>
      <w:marTop w:val="0"/>
      <w:marBottom w:val="0"/>
      <w:divBdr>
        <w:top w:val="none" w:sz="0" w:space="0" w:color="auto"/>
        <w:left w:val="none" w:sz="0" w:space="0" w:color="auto"/>
        <w:bottom w:val="none" w:sz="0" w:space="0" w:color="auto"/>
        <w:right w:val="none" w:sz="0" w:space="0" w:color="auto"/>
      </w:divBdr>
    </w:div>
    <w:div w:id="1986472254">
      <w:bodyDiv w:val="1"/>
      <w:marLeft w:val="0"/>
      <w:marRight w:val="0"/>
      <w:marTop w:val="0"/>
      <w:marBottom w:val="0"/>
      <w:divBdr>
        <w:top w:val="none" w:sz="0" w:space="0" w:color="auto"/>
        <w:left w:val="none" w:sz="0" w:space="0" w:color="auto"/>
        <w:bottom w:val="none" w:sz="0" w:space="0" w:color="auto"/>
        <w:right w:val="none" w:sz="0" w:space="0" w:color="auto"/>
      </w:divBdr>
    </w:div>
    <w:div w:id="1999651570">
      <w:bodyDiv w:val="1"/>
      <w:marLeft w:val="0"/>
      <w:marRight w:val="0"/>
      <w:marTop w:val="0"/>
      <w:marBottom w:val="0"/>
      <w:divBdr>
        <w:top w:val="none" w:sz="0" w:space="0" w:color="auto"/>
        <w:left w:val="none" w:sz="0" w:space="0" w:color="auto"/>
        <w:bottom w:val="none" w:sz="0" w:space="0" w:color="auto"/>
        <w:right w:val="none" w:sz="0" w:space="0" w:color="auto"/>
      </w:divBdr>
      <w:divsChild>
        <w:div w:id="2000310507">
          <w:marLeft w:val="0"/>
          <w:marRight w:val="0"/>
          <w:marTop w:val="0"/>
          <w:marBottom w:val="0"/>
          <w:divBdr>
            <w:top w:val="none" w:sz="0" w:space="0" w:color="auto"/>
            <w:left w:val="none" w:sz="0" w:space="0" w:color="auto"/>
            <w:bottom w:val="none" w:sz="0" w:space="0" w:color="auto"/>
            <w:right w:val="none" w:sz="0" w:space="0" w:color="auto"/>
          </w:divBdr>
          <w:divsChild>
            <w:div w:id="20653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ATR_Vy69Zfb0bXZHgsY6PxMg2mnBpbcCyWBUiEnn1rA/edit?usp=sharing" TargetMode="External"/><Relationship Id="rId3" Type="http://schemas.openxmlformats.org/officeDocument/2006/relationships/settings" Target="settings.xml"/><Relationship Id="rId7" Type="http://schemas.openxmlformats.org/officeDocument/2006/relationships/hyperlink" Target="https://docs.google.com/spreadsheets/d/1zTnr3OZ9MfnbJrb4E47d5-E1NXVeDAvcVwCAZNRh2fo/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dcdMOCd6TNdZuFpK0fSStNgaRPq3ZFKHmwp1EBYECt4/edit?usp=sharing" TargetMode="External"/><Relationship Id="rId11" Type="http://schemas.openxmlformats.org/officeDocument/2006/relationships/theme" Target="theme/theme1.xml"/><Relationship Id="rId5" Type="http://schemas.openxmlformats.org/officeDocument/2006/relationships/hyperlink" Target="https://docs.google.com/spreadsheets/d/15UcVoUhvZJzEL3JlAp7XX1LzKU6FJGSao8nTG9V0Nos/edit?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spreadsheets/d/1GkH9D0XJXRVFvgULSIAJ83Sqe5ArUSV1sKxZAl4cy3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5827</Words>
  <Characters>33218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parmar</dc:creator>
  <cp:keywords/>
  <dc:description/>
  <cp:lastModifiedBy>meet parmar</cp:lastModifiedBy>
  <cp:revision>2</cp:revision>
  <dcterms:created xsi:type="dcterms:W3CDTF">2025-07-31T12:28:00Z</dcterms:created>
  <dcterms:modified xsi:type="dcterms:W3CDTF">2025-07-31T12:28:00Z</dcterms:modified>
</cp:coreProperties>
</file>